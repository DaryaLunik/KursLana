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8252599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0C17030F" w14:textId="4ECC8A7F" w:rsidR="00691F1D" w:rsidDel="00E32694" w:rsidRDefault="00691F1D" w:rsidP="00E32694">
          <w:pPr>
            <w:pStyle w:val="a5"/>
            <w:spacing w:before="0" w:after="240"/>
            <w:jc w:val="center"/>
            <w:rPr>
              <w:del w:id="1" w:author="kab-35-17" w:date="2025-06-21T06:06:00Z"/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pPrChange w:id="2" w:author="kab-35-17" w:date="2025-06-21T06:06:00Z">
              <w:pPr>
                <w:pStyle w:val="a5"/>
                <w:spacing w:before="0"/>
              </w:pPr>
            </w:pPrChange>
          </w:pPr>
        </w:p>
        <w:p w14:paraId="69DD06B3" w14:textId="6F9DD92C" w:rsidR="005D3C2F" w:rsidRPr="00B310DD" w:rsidRDefault="005C6B49" w:rsidP="00E32694">
          <w:pPr>
            <w:pStyle w:val="a5"/>
            <w:spacing w:before="0"/>
            <w:jc w:val="center"/>
            <w:rPr>
              <w:rFonts w:ascii="Times New Roman" w:hAnsi="Times New Roman" w:cs="Times New Roman"/>
              <w:b/>
              <w:color w:val="000000" w:themeColor="text1"/>
            </w:rPr>
            <w:pPrChange w:id="3" w:author="kab-35-17" w:date="2025-06-21T06:06:00Z">
              <w:pPr>
                <w:pStyle w:val="a5"/>
                <w:jc w:val="center"/>
              </w:pPr>
            </w:pPrChange>
          </w:pPr>
          <w:r w:rsidRPr="00B310DD">
            <w:rPr>
              <w:rFonts w:ascii="Times New Roman" w:hAnsi="Times New Roman" w:cs="Times New Roman"/>
              <w:b/>
              <w:color w:val="000000" w:themeColor="text1"/>
            </w:rPr>
            <w:t>ОГЛАВЛЕНИ</w:t>
          </w:r>
          <w:ins w:id="4" w:author="Hitech" w:date="2025-06-20T21:47:00Z">
            <w:r w:rsidR="00B310DD" w:rsidRPr="00B310DD">
              <w:rPr>
                <w:rFonts w:ascii="Times New Roman" w:hAnsi="Times New Roman" w:cs="Times New Roman"/>
                <w:b/>
                <w:color w:val="000000" w:themeColor="text1"/>
                <w:rPrChange w:id="5" w:author="Hitech" w:date="2025-06-20T21:48:00Z">
                  <w:rPr>
                    <w:rFonts w:ascii="Times New Roman" w:hAnsi="Times New Roman" w:cs="Times New Roman"/>
                    <w:b/>
                    <w:color w:val="000000" w:themeColor="text1"/>
                    <w:sz w:val="24"/>
                    <w:szCs w:val="24"/>
                  </w:rPr>
                </w:rPrChange>
              </w:rPr>
              <w:t>Е</w:t>
            </w:r>
          </w:ins>
          <w:del w:id="6" w:author="Hitech" w:date="2025-06-20T19:09:00Z">
            <w:r w:rsidRPr="00B310DD" w:rsidDel="001B4D4F">
              <w:rPr>
                <w:rFonts w:ascii="Times New Roman" w:hAnsi="Times New Roman" w:cs="Times New Roman"/>
                <w:b/>
                <w:color w:val="000000" w:themeColor="text1"/>
              </w:rPr>
              <w:delText>Е</w:delText>
            </w:r>
          </w:del>
        </w:p>
        <w:p w14:paraId="5F570054" w14:textId="32FE6A3B" w:rsidR="008148A9" w:rsidRPr="00B310DD" w:rsidRDefault="005D3C2F" w:rsidP="00E32694">
          <w:pPr>
            <w:pStyle w:val="11"/>
            <w:rPr>
              <w:rFonts w:eastAsiaTheme="minorEastAsia"/>
              <w:noProof/>
              <w:lang w:eastAsia="ru-RU"/>
              <w:rPrChange w:id="7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  <w:pPrChange w:id="8" w:author="kab-35-17" w:date="2025-06-21T06:06:00Z">
              <w:pPr>
                <w:pStyle w:val="11"/>
                <w:tabs>
                  <w:tab w:val="right" w:leader="dot" w:pos="9344"/>
                </w:tabs>
              </w:pPr>
            </w:pPrChange>
          </w:pPr>
          <w:r w:rsidRPr="008C0342">
            <w:fldChar w:fldCharType="begin"/>
          </w:r>
          <w:r w:rsidRPr="00B310DD">
            <w:instrText xml:space="preserve"> TOC \o "1-3" \h \z \u </w:instrText>
          </w:r>
          <w:r w:rsidRPr="00B310DD">
            <w:rPr>
              <w:rPrChange w:id="9" w:author="Hitech" w:date="2025-06-20T21:48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</w:rPrChange>
            </w:rPr>
            <w:fldChar w:fldCharType="separate"/>
          </w:r>
          <w:r w:rsidR="001B4D4F" w:rsidRPr="00B310DD">
            <w:rPr>
              <w:noProof/>
              <w:rPrChange w:id="10" w:author="Hitech" w:date="2025-06-20T21:48:00Z">
                <w:rPr/>
              </w:rPrChange>
            </w:rPr>
            <w:fldChar w:fldCharType="begin"/>
          </w:r>
          <w:r w:rsidR="001B4D4F" w:rsidRPr="00B310DD">
            <w:rPr>
              <w:noProof/>
              <w:rPrChange w:id="11" w:author="Hitech" w:date="2025-06-20T21:48:00Z">
                <w:rPr/>
              </w:rPrChange>
            </w:rPr>
            <w:instrText xml:space="preserve"> HYPERLINK \l "_Toc199780903" </w:instrText>
          </w:r>
          <w:r w:rsidR="001B4D4F" w:rsidRPr="00B310DD">
            <w:rPr>
              <w:noProof/>
              <w:rPrChange w:id="12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3" w:author="Hitech" w:date="2025-06-20T21:48:00Z">
                <w:rPr>
                  <w:rStyle w:val="a6"/>
                  <w:noProof/>
                </w:rPr>
              </w:rPrChange>
            </w:rPr>
            <w:t>ВВЕДЕНИЕ</w:t>
          </w:r>
          <w:r w:rsidR="008148A9" w:rsidRPr="00B310DD">
            <w:rPr>
              <w:noProof/>
              <w:webHidden/>
              <w:rPrChange w:id="14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noProof/>
              <w:webHidden/>
              <w:rPrChange w:id="15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noProof/>
              <w:webHidden/>
              <w:rPrChange w:id="16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_Toc199780903 \h </w:instrText>
          </w:r>
          <w:r w:rsidR="008148A9" w:rsidRPr="00B310DD">
            <w:rPr>
              <w:noProof/>
              <w:webHidden/>
              <w:rPrChange w:id="17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noProof/>
              <w:webHidden/>
              <w:rPrChange w:id="18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9" w:author="Hitech" w:date="2025-06-20T21:48:00Z">
            <w:r w:rsidR="00B310DD">
              <w:rPr>
                <w:noProof/>
                <w:webHidden/>
              </w:rPr>
              <w:t>3</w:t>
            </w:r>
          </w:ins>
          <w:del w:id="20" w:author="Hitech" w:date="2025-06-20T21:48:00Z">
            <w:r w:rsidR="00DC07F8" w:rsidRPr="00B310DD" w:rsidDel="00B310DD">
              <w:rPr>
                <w:noProof/>
                <w:webHidden/>
                <w:rPrChange w:id="21" w:author="Hitech" w:date="2025-06-20T21:48:00Z">
                  <w:rPr>
                    <w:noProof/>
                    <w:webHidden/>
                  </w:rPr>
                </w:rPrChange>
              </w:rPr>
              <w:delText>3</w:delText>
            </w:r>
          </w:del>
          <w:r w:rsidR="008148A9" w:rsidRPr="00B310DD">
            <w:rPr>
              <w:noProof/>
              <w:webHidden/>
              <w:rPrChange w:id="22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="001B4D4F" w:rsidRPr="00B310DD">
            <w:rPr>
              <w:noProof/>
              <w:rPrChange w:id="23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27B487A9" w14:textId="19F21EC5" w:rsidR="008148A9" w:rsidRPr="00B310DD" w:rsidRDefault="001B4D4F" w:rsidP="00E32694">
          <w:pPr>
            <w:pStyle w:val="11"/>
            <w:rPr>
              <w:rFonts w:eastAsiaTheme="minorEastAsia"/>
              <w:noProof/>
              <w:lang w:eastAsia="ru-RU"/>
              <w:rPrChange w:id="24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  <w:pPrChange w:id="25" w:author="kab-35-17" w:date="2025-06-21T06:06:00Z">
              <w:pPr>
                <w:pStyle w:val="11"/>
                <w:tabs>
                  <w:tab w:val="right" w:leader="dot" w:pos="9344"/>
                </w:tabs>
              </w:pPr>
            </w:pPrChange>
          </w:pPr>
          <w:r w:rsidRPr="00B310DD">
            <w:rPr>
              <w:noProof/>
              <w:rPrChange w:id="26" w:author="Hitech" w:date="2025-06-20T21:48:00Z">
                <w:rPr/>
              </w:rPrChange>
            </w:rPr>
            <w:fldChar w:fldCharType="begin"/>
          </w:r>
          <w:r w:rsidRPr="00B310DD">
            <w:rPr>
              <w:noProof/>
              <w:rPrChange w:id="27" w:author="Hitech" w:date="2025-06-20T21:48:00Z">
                <w:rPr/>
              </w:rPrChange>
            </w:rPr>
            <w:instrText xml:space="preserve"> HYPERLINK \l "_Toc199780904" </w:instrText>
          </w:r>
          <w:r w:rsidRPr="00B310DD">
            <w:rPr>
              <w:noProof/>
              <w:rPrChange w:id="28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29" w:author="Hitech" w:date="2025-06-20T21:48:00Z">
                <w:rPr>
                  <w:rStyle w:val="a6"/>
                  <w:noProof/>
                </w:rPr>
              </w:rPrChange>
            </w:rPr>
            <w:t>ГЛАВА 1. ОБЗОР ПРЕДМЕТНОЙ ОБЛАСТИ И ОБЩАЯ ПОСТАНОВКА ЗАДАЧ</w:t>
          </w:r>
          <w:r w:rsidR="008148A9" w:rsidRPr="00B310DD">
            <w:rPr>
              <w:noProof/>
              <w:webHidden/>
              <w:rPrChange w:id="30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noProof/>
              <w:webHidden/>
              <w:rPrChange w:id="31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noProof/>
              <w:webHidden/>
              <w:rPrChange w:id="32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_Toc199780904 \h </w:instrText>
          </w:r>
          <w:r w:rsidR="008148A9" w:rsidRPr="00B310DD">
            <w:rPr>
              <w:noProof/>
              <w:webHidden/>
              <w:rPrChange w:id="33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noProof/>
              <w:webHidden/>
              <w:rPrChange w:id="34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35" w:author="Hitech" w:date="2025-06-20T21:48:00Z">
            <w:r w:rsidR="00B310DD">
              <w:rPr>
                <w:noProof/>
                <w:webHidden/>
              </w:rPr>
              <w:t>5</w:t>
            </w:r>
          </w:ins>
          <w:del w:id="36" w:author="Hitech" w:date="2025-06-20T21:48:00Z">
            <w:r w:rsidR="00DC07F8" w:rsidRPr="00B310DD" w:rsidDel="00B310DD">
              <w:rPr>
                <w:noProof/>
                <w:webHidden/>
                <w:rPrChange w:id="37" w:author="Hitech" w:date="2025-06-20T21:48:00Z">
                  <w:rPr>
                    <w:noProof/>
                    <w:webHidden/>
                  </w:rPr>
                </w:rPrChange>
              </w:rPr>
              <w:delText>5</w:delText>
            </w:r>
          </w:del>
          <w:r w:rsidR="008148A9" w:rsidRPr="00B310DD">
            <w:rPr>
              <w:noProof/>
              <w:webHidden/>
              <w:rPrChange w:id="38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noProof/>
              <w:rPrChange w:id="39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53C51C82" w14:textId="3F1D9A8A" w:rsidR="008148A9" w:rsidRPr="00B310DD" w:rsidRDefault="001B4D4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40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41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42" w:author="Hitech" w:date="2025-06-20T21:48:00Z">
                <w:rPr/>
              </w:rPrChange>
            </w:rPr>
            <w:instrText xml:space="preserve"> HYPERLINK \l "_Toc199780905" </w:instrText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43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44" w:author="Hitech" w:date="2025-06-20T21:48:00Z">
                <w:rPr>
                  <w:rStyle w:val="a6"/>
                  <w:noProof/>
                </w:rPr>
              </w:rPrChange>
            </w:rPr>
            <w:t>1.1 Роль автоматизации в современной образовательной среде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45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46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47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_Toc199780905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48" w:author="Hitech" w:date="2025-06-20T21:48:00Z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49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50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ins>
          <w:del w:id="51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2" w:author="Hitech" w:date="2025-06-20T21:48:00Z">
                  <w:rPr>
                    <w:noProof/>
                    <w:webHidden/>
                  </w:rPr>
                </w:rPrChange>
              </w:rPr>
              <w:delText>5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53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54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4BE39752" w14:textId="3EAD9EE4" w:rsidR="008148A9" w:rsidRPr="00B310DD" w:rsidRDefault="001B4D4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55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56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57" w:author="Hitech" w:date="2025-06-20T21:48:00Z">
                <w:rPr/>
              </w:rPrChange>
            </w:rPr>
            <w:instrText xml:space="preserve"> HYPERLINK \l "_Toc199780906" </w:instrText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58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59" w:author="Hitech" w:date="2025-06-20T21:48:00Z">
                <w:rPr>
                  <w:rStyle w:val="a6"/>
                  <w:noProof/>
                </w:rPr>
              </w:rPrChange>
            </w:rPr>
            <w:t>1.2 Структура и задачи методического отдела института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0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1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2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_Toc199780906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3" w:author="Hitech" w:date="2025-06-20T21:48:00Z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4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65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ins>
          <w:del w:id="66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7" w:author="Hitech" w:date="2025-06-20T21:48:00Z">
                  <w:rPr>
                    <w:noProof/>
                    <w:webHidden/>
                  </w:rPr>
                </w:rPrChange>
              </w:rPr>
              <w:delText>7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8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69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7530F46F" w14:textId="388E190A" w:rsidR="008148A9" w:rsidRPr="00B310DD" w:rsidRDefault="001B4D4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70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71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72" w:author="Hitech" w:date="2025-06-20T21:48:00Z">
                <w:rPr/>
              </w:rPrChange>
            </w:rPr>
            <w:instrText xml:space="preserve"> HYPERLINK \l "_Toc199780907" </w:instrText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73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74" w:author="Hitech" w:date="2025-06-20T21:48:00Z">
                <w:rPr>
                  <w:rStyle w:val="a6"/>
                  <w:noProof/>
                </w:rPr>
              </w:rPrChange>
            </w:rPr>
            <w:t>1.3 Основные функции и задачи сотрудника методического отдела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5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6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7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_Toc199780907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8" w:author="Hitech" w:date="2025-06-20T21:48:00Z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9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80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ins>
          <w:del w:id="81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2" w:author="Hitech" w:date="2025-06-20T21:48:00Z">
                  <w:rPr>
                    <w:noProof/>
                    <w:webHidden/>
                  </w:rPr>
                </w:rPrChange>
              </w:rPr>
              <w:delText>8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3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84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721E49BF" w14:textId="0724AE8C" w:rsidR="008148A9" w:rsidRPr="00B310DD" w:rsidRDefault="001B4D4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85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86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87" w:author="Hitech" w:date="2025-06-20T21:48:00Z">
                <w:rPr/>
              </w:rPrChange>
            </w:rPr>
            <w:instrText xml:space="preserve"> HYPERLINK \l "_Toc199780908" </w:instrText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88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89" w:author="Hitech" w:date="2025-06-20T21:48:00Z">
                <w:rPr>
                  <w:rStyle w:val="a6"/>
                  <w:noProof/>
                </w:rPr>
              </w:rPrChange>
            </w:rPr>
            <w:t>1.4 Постановка задачи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0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1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2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_Toc199780908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3" w:author="Hitech" w:date="2025-06-20T21:48:00Z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4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95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ins>
          <w:del w:id="96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7" w:author="Hitech" w:date="2025-06-20T21:48:00Z">
                  <w:rPr>
                    <w:noProof/>
                    <w:webHidden/>
                  </w:rPr>
                </w:rPrChange>
              </w:rPr>
              <w:delText>9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8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99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0F00154F" w14:textId="78D40441" w:rsidR="008148A9" w:rsidRPr="00B310DD" w:rsidRDefault="001B4D4F" w:rsidP="00E32694">
          <w:pPr>
            <w:pStyle w:val="11"/>
            <w:rPr>
              <w:rFonts w:eastAsiaTheme="minorEastAsia"/>
              <w:noProof/>
              <w:lang w:eastAsia="ru-RU"/>
              <w:rPrChange w:id="100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  <w:pPrChange w:id="101" w:author="kab-35-17" w:date="2025-06-21T06:06:00Z">
              <w:pPr>
                <w:pStyle w:val="11"/>
                <w:tabs>
                  <w:tab w:val="right" w:leader="dot" w:pos="9344"/>
                </w:tabs>
              </w:pPr>
            </w:pPrChange>
          </w:pPr>
          <w:r w:rsidRPr="00B310DD">
            <w:rPr>
              <w:noProof/>
              <w:rPrChange w:id="102" w:author="Hitech" w:date="2025-06-20T21:48:00Z">
                <w:rPr/>
              </w:rPrChange>
            </w:rPr>
            <w:fldChar w:fldCharType="begin"/>
          </w:r>
          <w:r w:rsidRPr="00B310DD">
            <w:rPr>
              <w:noProof/>
              <w:rPrChange w:id="103" w:author="Hitech" w:date="2025-06-20T21:48:00Z">
                <w:rPr/>
              </w:rPrChange>
            </w:rPr>
            <w:instrText xml:space="preserve"> HYPERLINK \l "_Toc199780909" </w:instrText>
          </w:r>
          <w:r w:rsidRPr="00B310DD">
            <w:rPr>
              <w:noProof/>
              <w:rPrChange w:id="104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05" w:author="Hitech" w:date="2025-06-20T21:48:00Z">
                <w:rPr>
                  <w:rStyle w:val="a6"/>
                  <w:noProof/>
                </w:rPr>
              </w:rPrChange>
            </w:rPr>
            <w:t>ГЛАВА 2. ПРАКТИЧЕСКАЯ РЕАЛИЗАЦИЯ ИНФОРМАЦИОННОЙ СИСТЕМЫ</w:t>
          </w:r>
          <w:r w:rsidR="008148A9" w:rsidRPr="00B310DD">
            <w:rPr>
              <w:noProof/>
              <w:webHidden/>
              <w:rPrChange w:id="106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noProof/>
              <w:webHidden/>
              <w:rPrChange w:id="107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noProof/>
              <w:webHidden/>
              <w:rPrChange w:id="108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_Toc199780909 \h </w:instrText>
          </w:r>
          <w:r w:rsidR="008148A9" w:rsidRPr="00B310DD">
            <w:rPr>
              <w:noProof/>
              <w:webHidden/>
              <w:rPrChange w:id="109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noProof/>
              <w:webHidden/>
              <w:rPrChange w:id="110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11" w:author="Hitech" w:date="2025-06-20T21:48:00Z">
            <w:r w:rsidR="00B310DD">
              <w:rPr>
                <w:noProof/>
                <w:webHidden/>
              </w:rPr>
              <w:t>11</w:t>
            </w:r>
          </w:ins>
          <w:del w:id="112" w:author="Hitech" w:date="2025-06-20T21:48:00Z">
            <w:r w:rsidR="00DC07F8" w:rsidRPr="00B310DD" w:rsidDel="00B310DD">
              <w:rPr>
                <w:noProof/>
                <w:webHidden/>
                <w:rPrChange w:id="113" w:author="Hitech" w:date="2025-06-20T21:48:00Z">
                  <w:rPr>
                    <w:noProof/>
                    <w:webHidden/>
                  </w:rPr>
                </w:rPrChange>
              </w:rPr>
              <w:delText>11</w:delText>
            </w:r>
          </w:del>
          <w:r w:rsidR="008148A9" w:rsidRPr="00B310DD">
            <w:rPr>
              <w:noProof/>
              <w:webHidden/>
              <w:rPrChange w:id="114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noProof/>
              <w:rPrChange w:id="115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113E20FD" w14:textId="349A28A8" w:rsidR="008148A9" w:rsidRPr="00B310DD" w:rsidRDefault="001B4D4F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16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17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18" w:author="Hitech" w:date="2025-06-20T21:48:00Z">
                <w:rPr/>
              </w:rPrChange>
            </w:rPr>
            <w:instrText xml:space="preserve"> HYPERLINK \l "_Toc199780910" </w:instrText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19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20" w:author="Hitech" w:date="2025-06-20T21:48:00Z">
                <w:rPr>
                  <w:rStyle w:val="a6"/>
                  <w:noProof/>
                </w:rPr>
              </w:rPrChange>
            </w:rPr>
            <w:t>2.1</w:t>
          </w:r>
          <w:r w:rsidR="008148A9" w:rsidRPr="00B310DD"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21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  <w:t xml:space="preserve"> </w:t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22" w:author="Hitech" w:date="2025-06-20T21:48:00Z">
                <w:rPr>
                  <w:rStyle w:val="a6"/>
                  <w:noProof/>
                </w:rPr>
              </w:rPrChange>
            </w:rPr>
            <w:t>Практическая задача и выбор средств реализации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3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4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5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_Toc199780910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6" w:author="Hitech" w:date="2025-06-20T21:48:00Z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7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28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</w:ins>
          <w:del w:id="129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0" w:author="Hitech" w:date="2025-06-20T21:48:00Z">
                  <w:rPr>
                    <w:noProof/>
                    <w:webHidden/>
                  </w:rPr>
                </w:rPrChange>
              </w:rPr>
              <w:delText>11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1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32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1784409C" w14:textId="0EA53305" w:rsidR="008148A9" w:rsidRPr="00B310DD" w:rsidRDefault="001B4D4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33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34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35" w:author="Hitech" w:date="2025-06-20T21:48:00Z">
                <w:rPr/>
              </w:rPrChange>
            </w:rPr>
            <w:instrText xml:space="preserve"> HYPERLINK \l "_Toc199780911" </w:instrText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36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37" w:author="Hitech" w:date="2025-06-20T21:48:00Z">
                <w:rPr>
                  <w:rStyle w:val="a6"/>
                  <w:noProof/>
                </w:rPr>
              </w:rPrChange>
            </w:rPr>
            <w:t>2.2 Руководство пользователя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8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9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0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_Toc199780911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1" w:author="Hitech" w:date="2025-06-20T21:48:00Z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2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43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</w:ins>
          <w:del w:id="144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5" w:author="Hitech" w:date="2025-06-20T21:48:00Z">
                  <w:rPr>
                    <w:noProof/>
                    <w:webHidden/>
                  </w:rPr>
                </w:rPrChange>
              </w:rPr>
              <w:delText>12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6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47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47AF6B13" w14:textId="7082EB43" w:rsidR="008148A9" w:rsidRPr="00B310DD" w:rsidRDefault="001B4D4F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48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49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50" w:author="Hitech" w:date="2025-06-20T21:48:00Z">
                <w:rPr/>
              </w:rPrChange>
            </w:rPr>
            <w:instrText xml:space="preserve"> HYPERLINK \l "_Toc199780912" </w:instrText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51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52" w:author="Hitech" w:date="2025-06-20T21:48:00Z">
                <w:rPr>
                  <w:rStyle w:val="a6"/>
                  <w:noProof/>
                </w:rPr>
              </w:rPrChange>
            </w:rPr>
            <w:t>2.3</w:t>
          </w:r>
          <w:r w:rsidR="008148A9" w:rsidRPr="00B310DD"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53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  <w:t xml:space="preserve"> </w:t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54" w:author="Hitech" w:date="2025-06-20T21:48:00Z">
                <w:rPr>
                  <w:rStyle w:val="a6"/>
                  <w:noProof/>
                </w:rPr>
              </w:rPrChange>
            </w:rPr>
            <w:t>Руководство программиста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5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6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7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_Toc199780912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8" w:author="Hitech" w:date="2025-06-20T21:48:00Z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9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60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</w:ins>
          <w:del w:id="161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62" w:author="Hitech" w:date="2025-06-20T21:48:00Z">
                  <w:rPr>
                    <w:noProof/>
                    <w:webHidden/>
                  </w:rPr>
                </w:rPrChange>
              </w:rPr>
              <w:delText>18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63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64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2FAB9FE7" w14:textId="2EE466A9" w:rsidR="008148A9" w:rsidRPr="00B310DD" w:rsidRDefault="001B4D4F" w:rsidP="00E32694">
          <w:pPr>
            <w:pStyle w:val="11"/>
            <w:rPr>
              <w:rFonts w:eastAsiaTheme="minorEastAsia"/>
              <w:noProof/>
              <w:lang w:eastAsia="ru-RU"/>
              <w:rPrChange w:id="165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  <w:pPrChange w:id="166" w:author="kab-35-17" w:date="2025-06-21T06:06:00Z">
              <w:pPr>
                <w:pStyle w:val="11"/>
                <w:tabs>
                  <w:tab w:val="right" w:leader="dot" w:pos="9344"/>
                </w:tabs>
              </w:pPr>
            </w:pPrChange>
          </w:pPr>
          <w:r w:rsidRPr="00B310DD">
            <w:rPr>
              <w:noProof/>
              <w:rPrChange w:id="167" w:author="Hitech" w:date="2025-06-20T21:48:00Z">
                <w:rPr/>
              </w:rPrChange>
            </w:rPr>
            <w:fldChar w:fldCharType="begin"/>
          </w:r>
          <w:r w:rsidRPr="00B310DD">
            <w:rPr>
              <w:noProof/>
              <w:rPrChange w:id="168" w:author="Hitech" w:date="2025-06-20T21:48:00Z">
                <w:rPr/>
              </w:rPrChange>
            </w:rPr>
            <w:instrText xml:space="preserve"> HYPERLINK \l "_Toc199780913" </w:instrText>
          </w:r>
          <w:r w:rsidRPr="00B310DD">
            <w:rPr>
              <w:noProof/>
              <w:rPrChange w:id="169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70" w:author="Hitech" w:date="2025-06-20T21:48:00Z">
                <w:rPr>
                  <w:rStyle w:val="a6"/>
                  <w:noProof/>
                </w:rPr>
              </w:rPrChange>
            </w:rPr>
            <w:t>ЗАКЛЮЧЕНИЕ</w:t>
          </w:r>
          <w:r w:rsidR="008148A9" w:rsidRPr="00B310DD">
            <w:rPr>
              <w:noProof/>
              <w:webHidden/>
              <w:rPrChange w:id="171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noProof/>
              <w:webHidden/>
              <w:rPrChange w:id="172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noProof/>
              <w:webHidden/>
              <w:rPrChange w:id="173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_Toc199780913 \h </w:instrText>
          </w:r>
          <w:r w:rsidR="008148A9" w:rsidRPr="00B310DD">
            <w:rPr>
              <w:noProof/>
              <w:webHidden/>
              <w:rPrChange w:id="174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noProof/>
              <w:webHidden/>
              <w:rPrChange w:id="175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76" w:author="Hitech" w:date="2025-06-20T21:48:00Z">
            <w:r w:rsidR="00B310DD">
              <w:rPr>
                <w:noProof/>
                <w:webHidden/>
              </w:rPr>
              <w:t>21</w:t>
            </w:r>
          </w:ins>
          <w:del w:id="177" w:author="Hitech" w:date="2025-06-20T21:48:00Z">
            <w:r w:rsidR="00DC07F8" w:rsidRPr="00B310DD" w:rsidDel="00B310DD">
              <w:rPr>
                <w:noProof/>
                <w:webHidden/>
                <w:rPrChange w:id="178" w:author="Hitech" w:date="2025-06-20T21:48:00Z">
                  <w:rPr>
                    <w:noProof/>
                    <w:webHidden/>
                  </w:rPr>
                </w:rPrChange>
              </w:rPr>
              <w:delText>21</w:delText>
            </w:r>
          </w:del>
          <w:r w:rsidR="008148A9" w:rsidRPr="00B310DD">
            <w:rPr>
              <w:noProof/>
              <w:webHidden/>
              <w:rPrChange w:id="179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noProof/>
              <w:rPrChange w:id="180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66223F40" w14:textId="2CF0E238" w:rsidR="008148A9" w:rsidRPr="00B310DD" w:rsidRDefault="001B4D4F" w:rsidP="00E32694">
          <w:pPr>
            <w:pStyle w:val="11"/>
            <w:rPr>
              <w:rFonts w:eastAsiaTheme="minorEastAsia"/>
              <w:noProof/>
              <w:lang w:eastAsia="ru-RU"/>
              <w:rPrChange w:id="181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  <w:pPrChange w:id="182" w:author="kab-35-17" w:date="2025-06-21T06:06:00Z">
              <w:pPr>
                <w:pStyle w:val="11"/>
                <w:tabs>
                  <w:tab w:val="right" w:leader="dot" w:pos="9344"/>
                </w:tabs>
              </w:pPr>
            </w:pPrChange>
          </w:pPr>
          <w:r w:rsidRPr="00B310DD">
            <w:rPr>
              <w:noProof/>
              <w:rPrChange w:id="183" w:author="Hitech" w:date="2025-06-20T21:48:00Z">
                <w:rPr/>
              </w:rPrChange>
            </w:rPr>
            <w:fldChar w:fldCharType="begin"/>
          </w:r>
          <w:r w:rsidRPr="00B310DD">
            <w:rPr>
              <w:noProof/>
              <w:rPrChange w:id="184" w:author="Hitech" w:date="2025-06-20T21:48:00Z">
                <w:rPr/>
              </w:rPrChange>
            </w:rPr>
            <w:instrText xml:space="preserve"> HYPERLINK \l "_Toc199780914" </w:instrText>
          </w:r>
          <w:r w:rsidRPr="00B310DD">
            <w:rPr>
              <w:noProof/>
              <w:rPrChange w:id="185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86" w:author="Hitech" w:date="2025-06-20T21:48:00Z">
                <w:rPr>
                  <w:rStyle w:val="a6"/>
                  <w:noProof/>
                </w:rPr>
              </w:rPrChange>
            </w:rPr>
            <w:t>СПИСОК ИСПОЛЬЗУЕМЫХ ИСТОЧНИКОВ</w:t>
          </w:r>
          <w:r w:rsidR="008148A9" w:rsidRPr="00B310DD">
            <w:rPr>
              <w:noProof/>
              <w:webHidden/>
              <w:rPrChange w:id="187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noProof/>
              <w:webHidden/>
              <w:rPrChange w:id="188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noProof/>
              <w:webHidden/>
              <w:rPrChange w:id="189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_Toc199780914 \h </w:instrText>
          </w:r>
          <w:r w:rsidR="008148A9" w:rsidRPr="00B310DD">
            <w:rPr>
              <w:noProof/>
              <w:webHidden/>
              <w:rPrChange w:id="190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noProof/>
              <w:webHidden/>
              <w:rPrChange w:id="191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92" w:author="Hitech" w:date="2025-06-20T21:48:00Z">
            <w:r w:rsidR="00B310DD">
              <w:rPr>
                <w:noProof/>
                <w:webHidden/>
              </w:rPr>
              <w:t>21</w:t>
            </w:r>
          </w:ins>
          <w:del w:id="193" w:author="Hitech" w:date="2025-06-20T21:48:00Z">
            <w:r w:rsidR="00DC07F8" w:rsidRPr="00B310DD" w:rsidDel="00B310DD">
              <w:rPr>
                <w:noProof/>
                <w:webHidden/>
                <w:rPrChange w:id="194" w:author="Hitech" w:date="2025-06-20T21:48:00Z">
                  <w:rPr>
                    <w:noProof/>
                    <w:webHidden/>
                  </w:rPr>
                </w:rPrChange>
              </w:rPr>
              <w:delText>21</w:delText>
            </w:r>
          </w:del>
          <w:r w:rsidR="008148A9" w:rsidRPr="00B310DD">
            <w:rPr>
              <w:noProof/>
              <w:webHidden/>
              <w:rPrChange w:id="195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noProof/>
              <w:rPrChange w:id="196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4AE16E63" w14:textId="57932DE4" w:rsidR="008148A9" w:rsidRPr="00B310DD" w:rsidRDefault="001B4D4F" w:rsidP="00E32694">
          <w:pPr>
            <w:pStyle w:val="11"/>
            <w:rPr>
              <w:rFonts w:eastAsiaTheme="minorEastAsia"/>
              <w:noProof/>
              <w:lang w:eastAsia="ru-RU"/>
              <w:rPrChange w:id="197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  <w:pPrChange w:id="198" w:author="kab-35-17" w:date="2025-06-21T06:06:00Z">
              <w:pPr>
                <w:pStyle w:val="11"/>
                <w:tabs>
                  <w:tab w:val="right" w:leader="dot" w:pos="9344"/>
                </w:tabs>
              </w:pPr>
            </w:pPrChange>
          </w:pPr>
          <w:r w:rsidRPr="00B310DD">
            <w:rPr>
              <w:noProof/>
              <w:rPrChange w:id="199" w:author="Hitech" w:date="2025-06-20T21:48:00Z">
                <w:rPr/>
              </w:rPrChange>
            </w:rPr>
            <w:fldChar w:fldCharType="begin"/>
          </w:r>
          <w:r w:rsidRPr="00B310DD">
            <w:rPr>
              <w:noProof/>
              <w:rPrChange w:id="200" w:author="Hitech" w:date="2025-06-20T21:48:00Z">
                <w:rPr/>
              </w:rPrChange>
            </w:rPr>
            <w:instrText xml:space="preserve"> HYPERLINK \l "_Toc199780915" </w:instrText>
          </w:r>
          <w:r w:rsidRPr="00B310DD">
            <w:rPr>
              <w:noProof/>
              <w:rPrChange w:id="201" w:author="Hitech" w:date="2025-06-20T21:48:00Z">
                <w:rPr>
                  <w:noProof/>
                </w:rPr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202" w:author="Hitech" w:date="2025-06-20T21:48:00Z">
                <w:rPr>
                  <w:rStyle w:val="a6"/>
                  <w:noProof/>
                </w:rPr>
              </w:rPrChange>
            </w:rPr>
            <w:t>ПРИЛОЖЕНИЕ</w:t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lang w:val="en-US"/>
              <w:rPrChange w:id="203" w:author="Hitech" w:date="2025-06-20T21:48:00Z">
                <w:rPr>
                  <w:rStyle w:val="a6"/>
                  <w:noProof/>
                  <w:lang w:val="en-US"/>
                </w:rPr>
              </w:rPrChange>
            </w:rPr>
            <w:t xml:space="preserve"> </w:t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204" w:author="Hitech" w:date="2025-06-20T21:48:00Z">
                <w:rPr>
                  <w:rStyle w:val="a6"/>
                  <w:noProof/>
                </w:rPr>
              </w:rPrChange>
            </w:rPr>
            <w:t>А</w:t>
          </w:r>
          <w:r w:rsidR="008148A9" w:rsidRPr="00B310DD">
            <w:rPr>
              <w:noProof/>
              <w:webHidden/>
              <w:rPrChange w:id="205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noProof/>
              <w:webHidden/>
              <w:rPrChange w:id="206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noProof/>
              <w:webHidden/>
              <w:rPrChange w:id="207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_Toc199780915 \h </w:instrText>
          </w:r>
          <w:r w:rsidR="008148A9" w:rsidRPr="00B310DD">
            <w:rPr>
              <w:noProof/>
              <w:webHidden/>
              <w:rPrChange w:id="208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noProof/>
              <w:webHidden/>
              <w:rPrChange w:id="209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210" w:author="Hitech" w:date="2025-06-20T21:48:00Z">
            <w:r w:rsidR="00B310DD">
              <w:rPr>
                <w:noProof/>
                <w:webHidden/>
              </w:rPr>
              <w:t>24</w:t>
            </w:r>
          </w:ins>
          <w:del w:id="211" w:author="Hitech" w:date="2025-06-20T21:48:00Z">
            <w:r w:rsidR="00DC07F8" w:rsidRPr="00B310DD" w:rsidDel="00B310DD">
              <w:rPr>
                <w:noProof/>
                <w:webHidden/>
                <w:rPrChange w:id="212" w:author="Hitech" w:date="2025-06-20T21:48:00Z">
                  <w:rPr>
                    <w:noProof/>
                    <w:webHidden/>
                  </w:rPr>
                </w:rPrChange>
              </w:rPr>
              <w:delText>25</w:delText>
            </w:r>
          </w:del>
          <w:r w:rsidR="008148A9" w:rsidRPr="00B310DD">
            <w:rPr>
              <w:noProof/>
              <w:webHidden/>
              <w:rPrChange w:id="213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noProof/>
              <w:rPrChange w:id="214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4554BAA2" w14:textId="77777777" w:rsidR="005D3C2F" w:rsidRPr="00115119" w:rsidRDefault="005D3C2F">
          <w:pPr>
            <w:rPr>
              <w:rFonts w:ascii="Times New Roman" w:hAnsi="Times New Roman" w:cs="Times New Roman"/>
              <w:sz w:val="28"/>
              <w:szCs w:val="28"/>
            </w:rPr>
          </w:pPr>
          <w:r w:rsidRPr="00B310DD">
            <w:rPr>
              <w:rFonts w:ascii="Times New Roman" w:hAnsi="Times New Roman" w:cs="Times New Roman"/>
              <w:b/>
              <w:bCs/>
              <w:sz w:val="28"/>
              <w:szCs w:val="28"/>
              <w:rPrChange w:id="215" w:author="Hitech" w:date="2025-06-20T21:48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</w:rPrChange>
            </w:rPr>
            <w:fldChar w:fldCharType="end"/>
          </w:r>
        </w:p>
      </w:sdtContent>
    </w:sdt>
    <w:p w14:paraId="5E88BD8E" w14:textId="77777777" w:rsidR="005D3C2F" w:rsidRDefault="005D3C2F" w:rsidP="005D3C2F"/>
    <w:p w14:paraId="3EDCCF39" w14:textId="77777777" w:rsidR="0027370C" w:rsidRDefault="0027370C" w:rsidP="0027370C"/>
    <w:p w14:paraId="380680FE" w14:textId="77777777" w:rsidR="0027370C" w:rsidRPr="008148A9" w:rsidRDefault="0027370C" w:rsidP="0027370C">
      <w:pPr>
        <w:rPr>
          <w:lang w:val="en-US"/>
        </w:rPr>
      </w:pPr>
    </w:p>
    <w:p w14:paraId="6C8F6E75" w14:textId="77777777" w:rsidR="0027370C" w:rsidRDefault="0027370C" w:rsidP="0027370C"/>
    <w:p w14:paraId="558D64B5" w14:textId="77777777" w:rsidR="0027370C" w:rsidRDefault="0027370C" w:rsidP="0027370C"/>
    <w:p w14:paraId="2C5D444E" w14:textId="77777777" w:rsidR="0027370C" w:rsidRDefault="0027370C" w:rsidP="0027370C"/>
    <w:p w14:paraId="111221EE" w14:textId="77777777" w:rsidR="0027370C" w:rsidRDefault="0027370C" w:rsidP="0027370C"/>
    <w:p w14:paraId="7FAC66C6" w14:textId="77777777" w:rsidR="0027370C" w:rsidRDefault="0027370C" w:rsidP="0027370C"/>
    <w:p w14:paraId="13EFA66E" w14:textId="77777777" w:rsidR="0027370C" w:rsidRDefault="0027370C" w:rsidP="0027370C"/>
    <w:p w14:paraId="6BD07E09" w14:textId="77777777" w:rsidR="0027370C" w:rsidRDefault="0027370C" w:rsidP="0027370C"/>
    <w:p w14:paraId="38800253" w14:textId="77777777" w:rsidR="0027370C" w:rsidRPr="0027370C" w:rsidRDefault="0027370C" w:rsidP="0027370C"/>
    <w:p w14:paraId="21E60917" w14:textId="77777777" w:rsidR="0027370C" w:rsidDel="00B310DD" w:rsidRDefault="0027370C" w:rsidP="0027370C">
      <w:pPr>
        <w:rPr>
          <w:del w:id="216" w:author="Hitech" w:date="2025-06-20T21:49:00Z"/>
        </w:rPr>
      </w:pPr>
    </w:p>
    <w:p w14:paraId="10F77028" w14:textId="77777777" w:rsidR="00962055" w:rsidDel="00B310DD" w:rsidRDefault="00962055" w:rsidP="00F25940">
      <w:pPr>
        <w:pStyle w:val="1"/>
        <w:spacing w:before="0"/>
        <w:ind w:firstLine="709"/>
        <w:rPr>
          <w:del w:id="217" w:author="Hitech" w:date="2025-06-20T21:49:00Z"/>
          <w:rFonts w:asciiTheme="minorHAnsi" w:eastAsiaTheme="minorHAnsi" w:hAnsiTheme="minorHAnsi" w:cstheme="minorBidi"/>
          <w:b w:val="0"/>
          <w:color w:val="auto"/>
          <w:sz w:val="22"/>
          <w:szCs w:val="22"/>
        </w:rPr>
      </w:pPr>
      <w:bookmarkStart w:id="218" w:name="_Toc199780903"/>
    </w:p>
    <w:p w14:paraId="7F9655DD" w14:textId="77777777" w:rsidR="00962055" w:rsidDel="00B310DD" w:rsidRDefault="00962055" w:rsidP="00962055">
      <w:pPr>
        <w:rPr>
          <w:del w:id="219" w:author="Hitech" w:date="2025-06-20T21:49:00Z"/>
        </w:rPr>
      </w:pPr>
    </w:p>
    <w:p w14:paraId="45690D59" w14:textId="77777777" w:rsidR="00962055" w:rsidRPr="00962055" w:rsidRDefault="00962055" w:rsidP="00962055"/>
    <w:p w14:paraId="6A31F828" w14:textId="77777777" w:rsidR="005152AD" w:rsidRPr="005D3C2F" w:rsidRDefault="005D3C2F" w:rsidP="00F25940">
      <w:pPr>
        <w:pStyle w:val="1"/>
        <w:spacing w:before="0"/>
        <w:ind w:firstLine="709"/>
      </w:pPr>
      <w:r w:rsidRPr="005D3C2F">
        <w:lastRenderedPageBreak/>
        <w:t>ВВЕДЕНИЕ</w:t>
      </w:r>
      <w:bookmarkEnd w:id="218"/>
    </w:p>
    <w:p w14:paraId="1A09F4CB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Сегодня всё больше сфер деятельности переходит на автоматизированное управление. Образовательные учреждения — не исключение. Использование компьютерных программ помогает упростить работу сотрудников, сделать её быстрее и точнее.</w:t>
      </w:r>
    </w:p>
    <w:p w14:paraId="0B00D68F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Методический отдел института выполняет важную роль в планировании и учёте учебного процесса. Сотрудники отдела работают с большим количеством информации: дисциплинами, кафедрами, учебными планами, семестрами, видами занятий и отчетности. Ведение таких данных вручную требует много времени и сил, а также увеличивает риск ошибок. Поэтому создание специальной программной системы для автоматизации этих задач является актуальной и полезной.</w:t>
      </w:r>
    </w:p>
    <w:p w14:paraId="3A33D203" w14:textId="01F3FBBD" w:rsidR="00783DD3" w:rsidRPr="00783DD3" w:rsidRDefault="001B4D4F" w:rsidP="00783D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ins w:id="220" w:author="Hitech" w:date="2025-06-20T19:11:00Z">
        <w:r>
          <w:rPr>
            <w:rFonts w:ascii="Times New Roman" w:hAnsi="Times New Roman" w:cs="Times New Roman"/>
            <w:sz w:val="28"/>
            <w:szCs w:val="28"/>
          </w:rPr>
          <w:t>Пр</w:t>
        </w:r>
      </w:ins>
      <w:del w:id="221" w:author="Hitech" w:date="2025-06-20T19:11:00Z">
        <w:r w:rsidR="00783DD3" w:rsidRPr="00783DD3" w:rsidDel="001B4D4F">
          <w:rPr>
            <w:rFonts w:ascii="Times New Roman" w:hAnsi="Times New Roman" w:cs="Times New Roman"/>
            <w:sz w:val="28"/>
            <w:szCs w:val="28"/>
          </w:rPr>
          <w:delText>Будущая пр</w:delText>
        </w:r>
      </w:del>
      <w:r w:rsidR="00783DD3" w:rsidRPr="00783DD3">
        <w:rPr>
          <w:rFonts w:ascii="Times New Roman" w:hAnsi="Times New Roman" w:cs="Times New Roman"/>
          <w:sz w:val="28"/>
          <w:szCs w:val="28"/>
        </w:rPr>
        <w:t>ограмма позвол</w:t>
      </w:r>
      <w:ins w:id="222" w:author="Hitech" w:date="2025-06-20T19:32:00Z">
        <w:r w:rsidR="00BB1850">
          <w:rPr>
            <w:rFonts w:ascii="Times New Roman" w:hAnsi="Times New Roman" w:cs="Times New Roman"/>
            <w:sz w:val="28"/>
            <w:szCs w:val="28"/>
          </w:rPr>
          <w:t>яет</w:t>
        </w:r>
      </w:ins>
      <w:del w:id="223" w:author="Hitech" w:date="2025-06-20T19:32:00Z">
        <w:r w:rsidR="00783DD3" w:rsidRPr="00783DD3" w:rsidDel="00BB1850">
          <w:rPr>
            <w:rFonts w:ascii="Times New Roman" w:hAnsi="Times New Roman" w:cs="Times New Roman"/>
            <w:sz w:val="28"/>
            <w:szCs w:val="28"/>
          </w:rPr>
          <w:delText>ит</w:delText>
        </w:r>
      </w:del>
      <w:r w:rsidR="00783DD3" w:rsidRPr="00783DD3">
        <w:rPr>
          <w:rFonts w:ascii="Times New Roman" w:hAnsi="Times New Roman" w:cs="Times New Roman"/>
          <w:sz w:val="28"/>
          <w:szCs w:val="28"/>
        </w:rPr>
        <w:t xml:space="preserve"> хранить данные о дисциплинах, кафедрах, специальностях и учебной нагрузке, а также формир</w:t>
      </w:r>
      <w:ins w:id="224" w:author="Hitech" w:date="2025-06-20T19:32:00Z">
        <w:r w:rsidR="00BB1850">
          <w:rPr>
            <w:rFonts w:ascii="Times New Roman" w:hAnsi="Times New Roman" w:cs="Times New Roman"/>
            <w:sz w:val="28"/>
            <w:szCs w:val="28"/>
          </w:rPr>
          <w:t>ует</w:t>
        </w:r>
      </w:ins>
      <w:del w:id="225" w:author="Hitech" w:date="2025-06-20T19:32:00Z">
        <w:r w:rsidR="00783DD3" w:rsidRPr="00783DD3" w:rsidDel="00BB1850">
          <w:rPr>
            <w:rFonts w:ascii="Times New Roman" w:hAnsi="Times New Roman" w:cs="Times New Roman"/>
            <w:sz w:val="28"/>
            <w:szCs w:val="28"/>
          </w:rPr>
          <w:delText>овать</w:delText>
        </w:r>
      </w:del>
      <w:r w:rsidR="00783DD3" w:rsidRPr="00783DD3">
        <w:rPr>
          <w:rFonts w:ascii="Times New Roman" w:hAnsi="Times New Roman" w:cs="Times New Roman"/>
          <w:sz w:val="28"/>
          <w:szCs w:val="28"/>
        </w:rPr>
        <w:t xml:space="preserve"> различные отчёты. Это упростит повседневную работу методиста и сделает её более эффективной.</w:t>
      </w:r>
    </w:p>
    <w:p w14:paraId="710CA16B" w14:textId="5F6DF695" w:rsidR="00783DD3" w:rsidRPr="00783DD3" w:rsidRDefault="00783DD3" w:rsidP="00783D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Разработка</w:t>
      </w:r>
      <w:del w:id="226" w:author="Hitech" w:date="2025-06-20T19:32:00Z">
        <w:r w:rsidRPr="00783DD3" w:rsidDel="00BB1850">
          <w:rPr>
            <w:rFonts w:ascii="Times New Roman" w:hAnsi="Times New Roman" w:cs="Times New Roman"/>
            <w:sz w:val="28"/>
            <w:szCs w:val="28"/>
          </w:rPr>
          <w:delText xml:space="preserve"> будет</w:delText>
        </w:r>
      </w:del>
      <w:r w:rsidRPr="00783DD3">
        <w:rPr>
          <w:rFonts w:ascii="Times New Roman" w:hAnsi="Times New Roman" w:cs="Times New Roman"/>
          <w:sz w:val="28"/>
          <w:szCs w:val="28"/>
        </w:rPr>
        <w:t xml:space="preserve"> ве</w:t>
      </w:r>
      <w:ins w:id="227" w:author="Hitech" w:date="2025-06-20T19:32:00Z">
        <w:r w:rsidR="00BB1850">
          <w:rPr>
            <w:rFonts w:ascii="Times New Roman" w:hAnsi="Times New Roman" w:cs="Times New Roman"/>
            <w:sz w:val="28"/>
            <w:szCs w:val="28"/>
          </w:rPr>
          <w:t>лась</w:t>
        </w:r>
      </w:ins>
      <w:del w:id="228" w:author="Hitech" w:date="2025-06-20T19:32:00Z">
        <w:r w:rsidRPr="00783DD3" w:rsidDel="00BB1850">
          <w:rPr>
            <w:rFonts w:ascii="Times New Roman" w:hAnsi="Times New Roman" w:cs="Times New Roman"/>
            <w:sz w:val="28"/>
            <w:szCs w:val="28"/>
          </w:rPr>
          <w:delText>стись</w:delText>
        </w:r>
      </w:del>
      <w:r w:rsidRPr="00783DD3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</w:t>
      </w:r>
      <w:r w:rsidRPr="00783DD3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783DD3">
        <w:rPr>
          <w:rFonts w:ascii="Times New Roman" w:hAnsi="Times New Roman" w:cs="Times New Roman"/>
          <w:sz w:val="28"/>
          <w:szCs w:val="28"/>
        </w:rPr>
        <w:t>. Этот язык широко применяется при создании прикладных программ, так как поддерживает объектно-ориентированный подход, имеет большое количество встроенных библиотек и хорошо подходи</w:t>
      </w:r>
      <w:ins w:id="229" w:author="Hitech" w:date="2025-06-20T19:32:00Z">
        <w:r w:rsidR="00BB1850">
          <w:rPr>
            <w:rFonts w:ascii="Times New Roman" w:hAnsi="Times New Roman" w:cs="Times New Roman"/>
            <w:sz w:val="28"/>
            <w:szCs w:val="28"/>
          </w:rPr>
          <w:t>т</w:t>
        </w:r>
      </w:ins>
      <w:del w:id="230" w:author="Hitech" w:date="2025-06-20T19:32:00Z">
        <w:r w:rsidRPr="00783DD3" w:rsidDel="00BB1850">
          <w:rPr>
            <w:rFonts w:ascii="Times New Roman" w:hAnsi="Times New Roman" w:cs="Times New Roman"/>
            <w:sz w:val="28"/>
            <w:szCs w:val="28"/>
          </w:rPr>
          <w:delText>т</w:delText>
        </w:r>
      </w:del>
      <w:r w:rsidRPr="00783DD3">
        <w:rPr>
          <w:rFonts w:ascii="Times New Roman" w:hAnsi="Times New Roman" w:cs="Times New Roman"/>
          <w:sz w:val="28"/>
          <w:szCs w:val="28"/>
        </w:rPr>
        <w:t xml:space="preserve"> для создания удобных пользовательских интерфейсов. В работе </w:t>
      </w:r>
      <w:del w:id="231" w:author="Hitech" w:date="2025-06-20T19:33:00Z">
        <w:r w:rsidRPr="00783DD3" w:rsidDel="00BB1850">
          <w:rPr>
            <w:rFonts w:ascii="Times New Roman" w:hAnsi="Times New Roman" w:cs="Times New Roman"/>
            <w:sz w:val="28"/>
            <w:szCs w:val="28"/>
          </w:rPr>
          <w:delText xml:space="preserve">будет </w:delText>
        </w:r>
      </w:del>
      <w:r w:rsidRPr="00783DD3">
        <w:rPr>
          <w:rFonts w:ascii="Times New Roman" w:hAnsi="Times New Roman" w:cs="Times New Roman"/>
          <w:sz w:val="28"/>
          <w:szCs w:val="28"/>
        </w:rPr>
        <w:t xml:space="preserve">использована версия </w:t>
      </w:r>
      <w:r w:rsidRPr="00783DD3">
        <w:rPr>
          <w:rFonts w:ascii="Times New Roman" w:hAnsi="Times New Roman" w:cs="Times New Roman"/>
          <w:b/>
          <w:bCs/>
          <w:sz w:val="28"/>
          <w:szCs w:val="28"/>
        </w:rPr>
        <w:t>C# 7.3</w:t>
      </w:r>
      <w:r w:rsidRPr="00783DD3">
        <w:rPr>
          <w:rFonts w:ascii="Times New Roman" w:hAnsi="Times New Roman" w:cs="Times New Roman"/>
          <w:sz w:val="28"/>
          <w:szCs w:val="28"/>
        </w:rPr>
        <w:t>, которая соответствует требованиям образовательной среды и обеспечивает совместимость с популярными инструментами разработки.</w:t>
      </w:r>
    </w:p>
    <w:p w14:paraId="0C996808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программной системы, которая будет помогать сотруднику методического отдела института в его повседневной работе.</w:t>
      </w:r>
    </w:p>
    <w:p w14:paraId="7438AC95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Для достижения цели нужно решить следующие задачи:</w:t>
      </w:r>
    </w:p>
    <w:p w14:paraId="3D41BA61" w14:textId="77777777" w:rsidR="00F25940" w:rsidRPr="00CB489E" w:rsidRDefault="00F25940" w:rsidP="00E32694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Изучить, как работает методический отдел и какие задачи он выполняет.</w:t>
      </w:r>
    </w:p>
    <w:p w14:paraId="1D97E498" w14:textId="77777777" w:rsidR="00F25940" w:rsidRPr="00CB489E" w:rsidRDefault="00F25940" w:rsidP="00E32694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lastRenderedPageBreak/>
        <w:t>Определить, какие процессы можно автоматизировать.</w:t>
      </w:r>
    </w:p>
    <w:p w14:paraId="67296E63" w14:textId="77777777" w:rsidR="00F25940" w:rsidRPr="00CB489E" w:rsidRDefault="00F25940" w:rsidP="00E32694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Разработать программу, которая будет:</w:t>
      </w:r>
    </w:p>
    <w:p w14:paraId="3B7CBDA2" w14:textId="77777777" w:rsidR="00F25940" w:rsidRPr="00CB489E" w:rsidRDefault="00F25940" w:rsidP="00E32694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учитывать дисциплины, кафедры и специальности;</w:t>
      </w:r>
    </w:p>
    <w:p w14:paraId="3B83B862" w14:textId="77777777" w:rsidR="00F25940" w:rsidRPr="00CB489E" w:rsidRDefault="00F25940" w:rsidP="00E32694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сохранять данные о семестрах, часах занятий и виде отчетности;</w:t>
      </w:r>
    </w:p>
    <w:p w14:paraId="47455AD9" w14:textId="77777777" w:rsidR="00F25940" w:rsidRPr="00CB489E" w:rsidRDefault="00F25940" w:rsidP="00E32694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автоматически рассчитывать учебную нагрузку;</w:t>
      </w:r>
    </w:p>
    <w:p w14:paraId="4ABB091A" w14:textId="77777777" w:rsidR="00F25940" w:rsidRPr="00CB489E" w:rsidRDefault="00F25940" w:rsidP="00E32694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формировать нужные отчёты.</w:t>
      </w:r>
    </w:p>
    <w:p w14:paraId="04591539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Объектом исследования является работа методического отдела института.</w:t>
      </w:r>
    </w:p>
    <w:p w14:paraId="688FD8F6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Предметом исследования — процесс создания программной системы для этой работы.</w:t>
      </w:r>
    </w:p>
    <w:p w14:paraId="71834A7A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В ходе выполнения курсовой работы использовались такие методы, как анализ (при изучении задач отдела), моделирование (при проектировании системы) и программирование (при реализации программы).</w:t>
      </w:r>
    </w:p>
    <w:p w14:paraId="54CD26DA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Разработка программной системы для методического отдела поможет сократить время на обработку данных, уменьшить количество ошибок и упростить подготовку отчетов.</w:t>
      </w:r>
    </w:p>
    <w:p w14:paraId="5D584ED6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В первой главе курсовой работы рассматриваются особенности работы методического отдела и формулируются требования к системе.</w:t>
      </w:r>
    </w:p>
    <w:p w14:paraId="1FD55930" w14:textId="77777777" w:rsidR="00F25940" w:rsidRPr="00F25940" w:rsidDel="001B4D4F" w:rsidRDefault="00F25940" w:rsidP="00F25940">
      <w:pPr>
        <w:spacing w:after="0" w:line="360" w:lineRule="auto"/>
        <w:ind w:firstLine="709"/>
        <w:jc w:val="both"/>
        <w:rPr>
          <w:del w:id="232" w:author="Hitech" w:date="2025-06-20T19:16:00Z"/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Во второй главе описывается процесс создания и реализации программы.</w:t>
      </w:r>
    </w:p>
    <w:p w14:paraId="56CB3A10" w14:textId="0D72E273" w:rsidR="00F25940" w:rsidRPr="00F25940" w:rsidDel="001B4D4F" w:rsidRDefault="00F25940">
      <w:pPr>
        <w:spacing w:after="0" w:line="360" w:lineRule="auto"/>
        <w:jc w:val="both"/>
        <w:rPr>
          <w:del w:id="233" w:author="Hitech" w:date="2025-06-20T19:16:00Z"/>
          <w:rFonts w:ascii="Times New Roman" w:hAnsi="Times New Roman" w:cs="Times New Roman"/>
          <w:sz w:val="28"/>
          <w:szCs w:val="28"/>
        </w:rPr>
        <w:pPrChange w:id="234" w:author="Hitech" w:date="2025-06-20T19:16:00Z">
          <w:pPr>
            <w:spacing w:after="0" w:line="360" w:lineRule="auto"/>
            <w:ind w:firstLine="709"/>
            <w:jc w:val="both"/>
          </w:pPr>
        </w:pPrChange>
      </w:pPr>
      <w:del w:id="235" w:author="Hitech" w:date="2025-06-20T19:16:00Z">
        <w:r w:rsidRPr="00F25940" w:rsidDel="001B4D4F">
          <w:rPr>
            <w:rFonts w:ascii="Times New Roman" w:hAnsi="Times New Roman" w:cs="Times New Roman"/>
            <w:sz w:val="28"/>
            <w:szCs w:val="28"/>
          </w:rPr>
          <w:delText>В приложении приведён код программы.</w:delText>
        </w:r>
      </w:del>
    </w:p>
    <w:p w14:paraId="4D7F576C" w14:textId="24CCA086" w:rsidR="0064081C" w:rsidRPr="0064081C" w:rsidDel="001B4D4F" w:rsidRDefault="0064081C">
      <w:pPr>
        <w:spacing w:after="0" w:line="360" w:lineRule="auto"/>
        <w:jc w:val="both"/>
        <w:rPr>
          <w:del w:id="236" w:author="Hitech" w:date="2025-06-20T19:16:00Z"/>
          <w:rFonts w:ascii="Times New Roman" w:hAnsi="Times New Roman" w:cs="Times New Roman"/>
          <w:sz w:val="28"/>
          <w:szCs w:val="28"/>
        </w:rPr>
        <w:pPrChange w:id="237" w:author="Hitech" w:date="2025-06-20T19:16:00Z">
          <w:pPr>
            <w:spacing w:after="0" w:line="360" w:lineRule="auto"/>
            <w:ind w:firstLine="709"/>
            <w:jc w:val="both"/>
          </w:pPr>
        </w:pPrChange>
      </w:pPr>
      <w:del w:id="238" w:author="Hitech" w:date="2025-06-20T19:16:00Z">
        <w:r w:rsidDel="001B4D4F">
          <w:rPr>
            <w:rFonts w:ascii="Times New Roman" w:hAnsi="Times New Roman" w:cs="Times New Roman"/>
            <w:sz w:val="28"/>
            <w:szCs w:val="28"/>
          </w:rPr>
          <w:delText>В приложении представлен листинг программы.</w:delText>
        </w:r>
      </w:del>
    </w:p>
    <w:p w14:paraId="29499B62" w14:textId="77777777" w:rsidR="00843141" w:rsidRDefault="00843141" w:rsidP="00B15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DACD94" w14:textId="77777777"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0D6B79" w14:textId="77777777"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0F073" w14:textId="77777777"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55068" w14:textId="77777777"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9A7D73" w14:textId="77777777" w:rsidR="005D3C2F" w:rsidRDefault="005D3C2F" w:rsidP="00783DD3">
      <w:pPr>
        <w:pStyle w:val="1"/>
        <w:spacing w:before="0"/>
      </w:pPr>
      <w:bookmarkStart w:id="239" w:name="_Toc199780904"/>
      <w:r>
        <w:lastRenderedPageBreak/>
        <w:t xml:space="preserve">ГЛАВА 1. </w:t>
      </w:r>
      <w:r w:rsidR="005C6B49">
        <w:t>ОБЗОР ПРЕДМЕТНОЙ ОБЛАСТИ</w:t>
      </w:r>
      <w:r w:rsidR="00B57446">
        <w:t xml:space="preserve"> И ОБЩАЯ ПОСТАНОВКА ЗАДАЧ</w:t>
      </w:r>
      <w:bookmarkEnd w:id="239"/>
    </w:p>
    <w:p w14:paraId="25CB6C30" w14:textId="77777777" w:rsidR="006C5399" w:rsidRPr="006C5399" w:rsidRDefault="006C5399" w:rsidP="006C5399">
      <w:pPr>
        <w:pStyle w:val="2"/>
      </w:pPr>
      <w:bookmarkStart w:id="240" w:name="_Toc199780905"/>
      <w:r>
        <w:t xml:space="preserve">1.1 </w:t>
      </w:r>
      <w:r w:rsidR="00783DD3">
        <w:t>Роль автоматизации в современной образовательной среде</w:t>
      </w:r>
      <w:bookmarkEnd w:id="240"/>
    </w:p>
    <w:p w14:paraId="080224E3" w14:textId="77777777" w:rsidR="00783DD3" w:rsidRPr="00783DD3" w:rsidRDefault="00783DD3" w:rsidP="00E32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pPrChange w:id="241" w:author="kab-35-17" w:date="2025-06-21T06:07:00Z">
          <w:pPr>
            <w:spacing w:line="360" w:lineRule="auto"/>
            <w:ind w:firstLine="709"/>
            <w:jc w:val="both"/>
          </w:pPr>
        </w:pPrChange>
      </w:pPr>
      <w:r w:rsidRPr="00783DD3">
        <w:rPr>
          <w:rFonts w:ascii="Times New Roman" w:hAnsi="Times New Roman" w:cs="Times New Roman"/>
          <w:sz w:val="28"/>
          <w:szCs w:val="28"/>
        </w:rPr>
        <w:t>Методический отдел института является ключевым звеном в организации учебного процесса. Именно здесь осуществляется учёт учебных дисциплин, планирование нагрузки, составление учебных планов и отчётных документов. Работа сотрудников методического отдела требует точности, внимательности и большого объёма рутинной обработки информации.</w:t>
      </w:r>
    </w:p>
    <w:p w14:paraId="554DDBD3" w14:textId="77777777" w:rsidR="00783DD3" w:rsidRPr="001A2372" w:rsidRDefault="00783DD3" w:rsidP="00E32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pPrChange w:id="242" w:author="kab-35-17" w:date="2025-06-21T06:07:00Z">
          <w:pPr>
            <w:spacing w:line="360" w:lineRule="auto"/>
            <w:ind w:firstLine="709"/>
            <w:jc w:val="both"/>
          </w:pPr>
        </w:pPrChange>
      </w:pPr>
      <w:r w:rsidRPr="00783DD3">
        <w:rPr>
          <w:rFonts w:ascii="Times New Roman" w:hAnsi="Times New Roman" w:cs="Times New Roman"/>
          <w:sz w:val="28"/>
          <w:szCs w:val="28"/>
        </w:rPr>
        <w:t xml:space="preserve">С увеличением числа специальностей, дисциплин и кафедр, объём обрабатываемых данных существенно возрастает. Это приводит к перегрузке сотрудников, увеличению риска ошибок и потере времени на выполнение повторяющихся операций. В этих условиях всё более актуальной становится </w:t>
      </w:r>
      <w:r w:rsidRPr="00DC1C54">
        <w:rPr>
          <w:rFonts w:ascii="Times New Roman" w:hAnsi="Times New Roman" w:cs="Times New Roman"/>
          <w:bCs/>
          <w:sz w:val="28"/>
          <w:szCs w:val="28"/>
        </w:rPr>
        <w:t>автоматизация управления учебной информацией</w:t>
      </w:r>
      <w:r w:rsidRPr="00DC1C54">
        <w:rPr>
          <w:rFonts w:ascii="Times New Roman" w:hAnsi="Times New Roman" w:cs="Times New Roman"/>
          <w:sz w:val="28"/>
          <w:szCs w:val="28"/>
        </w:rPr>
        <w:t>.</w:t>
      </w:r>
    </w:p>
    <w:p w14:paraId="26F712CF" w14:textId="77777777" w:rsidR="00783DD3" w:rsidRPr="00783DD3" w:rsidRDefault="00783DD3" w:rsidP="00E32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pPrChange w:id="243" w:author="kab-35-17" w:date="2025-06-21T06:07:00Z">
          <w:pPr>
            <w:spacing w:line="360" w:lineRule="auto"/>
            <w:ind w:firstLine="709"/>
            <w:jc w:val="both"/>
          </w:pPr>
        </w:pPrChange>
      </w:pPr>
      <w:r w:rsidRPr="00783DD3">
        <w:rPr>
          <w:rFonts w:ascii="Times New Roman" w:hAnsi="Times New Roman" w:cs="Times New Roman"/>
          <w:sz w:val="28"/>
          <w:szCs w:val="28"/>
        </w:rPr>
        <w:t>Современная образовательная среда требует от вузов не только высокого качества преподавания, но и чёткой организации всех вспомогательных процессов. Одним из таких процессов является ведение структурированных данных о специальностях, кафедрах, дисциплинах и учебной нагрузке. Для эффективной работы с этими данными необходимо внедрение специализированных информационных систем.</w:t>
      </w:r>
    </w:p>
    <w:p w14:paraId="6F994AEA" w14:textId="77777777" w:rsidR="00783DD3" w:rsidRPr="00783DD3" w:rsidRDefault="00783DD3" w:rsidP="00E32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pPrChange w:id="244" w:author="kab-35-17" w:date="2025-06-21T06:07:00Z">
          <w:pPr>
            <w:spacing w:line="360" w:lineRule="auto"/>
            <w:ind w:firstLine="709"/>
            <w:jc w:val="both"/>
          </w:pPr>
        </w:pPrChange>
      </w:pPr>
      <w:r w:rsidRPr="00DC1C54">
        <w:rPr>
          <w:rFonts w:ascii="Times New Roman" w:hAnsi="Times New Roman" w:cs="Times New Roman"/>
          <w:bCs/>
          <w:sz w:val="28"/>
          <w:szCs w:val="28"/>
        </w:rPr>
        <w:t>Управление образовательными программами</w:t>
      </w:r>
      <w:r w:rsidRPr="00783DD3">
        <w:rPr>
          <w:rFonts w:ascii="Times New Roman" w:hAnsi="Times New Roman" w:cs="Times New Roman"/>
          <w:sz w:val="28"/>
          <w:szCs w:val="28"/>
        </w:rPr>
        <w:t xml:space="preserve"> — это многозадачный процесс, включающий:</w:t>
      </w:r>
    </w:p>
    <w:p w14:paraId="66DBEA4B" w14:textId="77777777" w:rsidR="00783DD3" w:rsidRPr="00DC1C54" w:rsidRDefault="00DC1C54" w:rsidP="000D1AA0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83DD3" w:rsidRPr="00DC1C54">
        <w:rPr>
          <w:rFonts w:ascii="Times New Roman" w:hAnsi="Times New Roman" w:cs="Times New Roman"/>
          <w:sz w:val="28"/>
          <w:szCs w:val="28"/>
        </w:rPr>
        <w:t>бор и хранение информации о специальностях;</w:t>
      </w:r>
    </w:p>
    <w:p w14:paraId="1DB81FAE" w14:textId="77777777" w:rsidR="00783DD3" w:rsidRPr="00DC1C54" w:rsidRDefault="00DC1C54" w:rsidP="000D1AA0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783DD3" w:rsidRPr="00DC1C54">
        <w:rPr>
          <w:rFonts w:ascii="Times New Roman" w:hAnsi="Times New Roman" w:cs="Times New Roman"/>
          <w:sz w:val="28"/>
          <w:szCs w:val="28"/>
        </w:rPr>
        <w:t>чёт дисциплин и семестровой нагрузки;</w:t>
      </w:r>
    </w:p>
    <w:p w14:paraId="3BA42749" w14:textId="77777777" w:rsidR="00783DD3" w:rsidRPr="00DC1C54" w:rsidRDefault="00DC1C54" w:rsidP="000D1AA0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83DD3" w:rsidRPr="00DC1C54">
        <w:rPr>
          <w:rFonts w:ascii="Times New Roman" w:hAnsi="Times New Roman" w:cs="Times New Roman"/>
          <w:sz w:val="28"/>
          <w:szCs w:val="28"/>
        </w:rPr>
        <w:t>тслеживание форм контроля (экзамены, зачёты, курсовые работы);</w:t>
      </w:r>
    </w:p>
    <w:p w14:paraId="2383E387" w14:textId="77777777" w:rsidR="00783DD3" w:rsidRPr="00DC1C54" w:rsidRDefault="00DC1C54" w:rsidP="000D1AA0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83DD3" w:rsidRPr="00DC1C54">
        <w:rPr>
          <w:rFonts w:ascii="Times New Roman" w:hAnsi="Times New Roman" w:cs="Times New Roman"/>
          <w:sz w:val="28"/>
          <w:szCs w:val="28"/>
        </w:rPr>
        <w:t>заимодействие с кафедрами и преподавателями;</w:t>
      </w:r>
    </w:p>
    <w:p w14:paraId="15BC7AE0" w14:textId="77777777" w:rsidR="00783DD3" w:rsidRPr="00DC1C54" w:rsidRDefault="00DC1C54" w:rsidP="000D1AA0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783DD3" w:rsidRPr="00DC1C54">
        <w:rPr>
          <w:rFonts w:ascii="Times New Roman" w:hAnsi="Times New Roman" w:cs="Times New Roman"/>
          <w:sz w:val="28"/>
          <w:szCs w:val="28"/>
        </w:rPr>
        <w:t>ормирование отчётов и аналитических сводок.</w:t>
      </w:r>
    </w:p>
    <w:p w14:paraId="7AC2AC21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lastRenderedPageBreak/>
        <w:t xml:space="preserve">С точки зрения информационного моделирования, такие задачи требуют чёткого описания структур данных и логики их обработки. Для этого в рамках данной курсовой работы будет создана </w:t>
      </w:r>
      <w:r w:rsidRPr="00DC1C54">
        <w:rPr>
          <w:rFonts w:ascii="Times New Roman" w:hAnsi="Times New Roman" w:cs="Times New Roman"/>
          <w:bCs/>
          <w:sz w:val="28"/>
          <w:szCs w:val="28"/>
        </w:rPr>
        <w:t>программная система</w:t>
      </w:r>
      <w:r w:rsidRPr="00DC1C54">
        <w:rPr>
          <w:rFonts w:ascii="Times New Roman" w:hAnsi="Times New Roman" w:cs="Times New Roman"/>
          <w:sz w:val="28"/>
          <w:szCs w:val="28"/>
        </w:rPr>
        <w:t>,</w:t>
      </w:r>
      <w:r w:rsidRPr="00783DD3">
        <w:rPr>
          <w:rFonts w:ascii="Times New Roman" w:hAnsi="Times New Roman" w:cs="Times New Roman"/>
          <w:sz w:val="28"/>
          <w:szCs w:val="28"/>
        </w:rPr>
        <w:t xml:space="preserve"> предназначенная для работника методического отдела института.</w:t>
      </w:r>
    </w:p>
    <w:p w14:paraId="19525624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Данная система позволит хранить и обрабатывать:</w:t>
      </w:r>
    </w:p>
    <w:p w14:paraId="06BF6924" w14:textId="77777777" w:rsidR="00783DD3" w:rsidRPr="00DC1C54" w:rsidRDefault="00DC1C54" w:rsidP="000D1AA0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83DD3" w:rsidRPr="00DC1C54">
        <w:rPr>
          <w:rFonts w:ascii="Times New Roman" w:hAnsi="Times New Roman" w:cs="Times New Roman"/>
          <w:sz w:val="28"/>
          <w:szCs w:val="28"/>
        </w:rPr>
        <w:t>анные о специальностях (код, название, квалификация, форма обучения);</w:t>
      </w:r>
    </w:p>
    <w:p w14:paraId="7831372F" w14:textId="77777777" w:rsidR="00783DD3" w:rsidRPr="00DC1C54" w:rsidRDefault="00DC1C54" w:rsidP="000D1AA0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83DD3" w:rsidRPr="00DC1C54">
        <w:rPr>
          <w:rFonts w:ascii="Times New Roman" w:hAnsi="Times New Roman" w:cs="Times New Roman"/>
          <w:sz w:val="28"/>
          <w:szCs w:val="28"/>
        </w:rPr>
        <w:t>ведения о кафедрах (название, факультет, контактная информация);</w:t>
      </w:r>
    </w:p>
    <w:p w14:paraId="131EED41" w14:textId="77777777" w:rsidR="00783DD3" w:rsidRPr="00DC1C54" w:rsidRDefault="00DC1C54" w:rsidP="000D1AA0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83DD3" w:rsidRPr="00DC1C54">
        <w:rPr>
          <w:rFonts w:ascii="Times New Roman" w:hAnsi="Times New Roman" w:cs="Times New Roman"/>
          <w:sz w:val="28"/>
          <w:szCs w:val="28"/>
        </w:rPr>
        <w:t>писок дисциплин (название, семестры, структура занятий, формы отчётности).</w:t>
      </w:r>
    </w:p>
    <w:p w14:paraId="24808EBD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Каждая дисциплина будет содержать подробную информацию по часам занятий (лекции, лабораторные, практические), а также сведения о семестрах и специализациях, к которым она относится.</w:t>
      </w:r>
    </w:p>
    <w:p w14:paraId="72F09E02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Также предусмотрено выполнение типовых запросов, таких как:</w:t>
      </w:r>
    </w:p>
    <w:p w14:paraId="13EA9928" w14:textId="77777777" w:rsidR="00783DD3" w:rsidRPr="00DC1C54" w:rsidRDefault="00DC1C54" w:rsidP="000D1AA0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83DD3" w:rsidRPr="00DC1C54">
        <w:rPr>
          <w:rFonts w:ascii="Times New Roman" w:hAnsi="Times New Roman" w:cs="Times New Roman"/>
          <w:sz w:val="28"/>
          <w:szCs w:val="28"/>
        </w:rPr>
        <w:t>ывод всех дисциплин для заданной специальности;</w:t>
      </w:r>
    </w:p>
    <w:p w14:paraId="2A0252B3" w14:textId="77777777" w:rsidR="00783DD3" w:rsidRPr="00DC1C54" w:rsidRDefault="00DC1C54" w:rsidP="000D1AA0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83DD3" w:rsidRPr="00DC1C54">
        <w:rPr>
          <w:rFonts w:ascii="Times New Roman" w:hAnsi="Times New Roman" w:cs="Times New Roman"/>
          <w:sz w:val="28"/>
          <w:szCs w:val="28"/>
        </w:rPr>
        <w:t>одсчёт часов лабораторных работ;</w:t>
      </w:r>
    </w:p>
    <w:p w14:paraId="362B5539" w14:textId="77777777" w:rsidR="00783DD3" w:rsidRPr="00DC1C54" w:rsidRDefault="00DC1C54" w:rsidP="000D1AA0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83DD3" w:rsidRPr="00DC1C54">
        <w:rPr>
          <w:rFonts w:ascii="Times New Roman" w:hAnsi="Times New Roman" w:cs="Times New Roman"/>
          <w:sz w:val="28"/>
          <w:szCs w:val="28"/>
        </w:rPr>
        <w:t>нализ учебной нагрузки по семестрам;</w:t>
      </w:r>
    </w:p>
    <w:p w14:paraId="37714E63" w14:textId="77777777" w:rsidR="00783DD3" w:rsidRPr="00DC1C54" w:rsidRDefault="00DC1C54" w:rsidP="000D1AA0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83DD3" w:rsidRPr="00DC1C54">
        <w:rPr>
          <w:rFonts w:ascii="Times New Roman" w:hAnsi="Times New Roman" w:cs="Times New Roman"/>
          <w:sz w:val="28"/>
          <w:szCs w:val="28"/>
        </w:rPr>
        <w:t>пределение дисциплин с минимальной или максимальной нагрузкой;</w:t>
      </w:r>
    </w:p>
    <w:p w14:paraId="10D90E46" w14:textId="77777777" w:rsidR="00783DD3" w:rsidRPr="00DC1C54" w:rsidRDefault="00DC1C54" w:rsidP="000D1AA0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83DD3" w:rsidRPr="00DC1C54">
        <w:rPr>
          <w:rFonts w:ascii="Times New Roman" w:hAnsi="Times New Roman" w:cs="Times New Roman"/>
          <w:sz w:val="28"/>
          <w:szCs w:val="28"/>
        </w:rPr>
        <w:t>одсчёт экзаменов, зачётов и курсовых по кафедрам.</w:t>
      </w:r>
    </w:p>
    <w:p w14:paraId="720552E4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bCs/>
          <w:sz w:val="28"/>
          <w:szCs w:val="28"/>
        </w:rPr>
        <w:t>Цель автоматизации</w:t>
      </w:r>
      <w:r w:rsidRPr="00783DD3">
        <w:rPr>
          <w:rFonts w:ascii="Times New Roman" w:hAnsi="Times New Roman" w:cs="Times New Roman"/>
          <w:sz w:val="28"/>
          <w:szCs w:val="28"/>
        </w:rPr>
        <w:t xml:space="preserve"> в данном контексте — не только облегчить повседневную работу методиста, но и повысить точность, надёжность и доступность образовательных данных.</w:t>
      </w:r>
    </w:p>
    <w:p w14:paraId="5149EF43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 xml:space="preserve">Использование программных средств, построенных на языке </w:t>
      </w:r>
      <w:r w:rsidRPr="00DC1C54">
        <w:rPr>
          <w:rFonts w:ascii="Times New Roman" w:hAnsi="Times New Roman" w:cs="Times New Roman"/>
          <w:bCs/>
          <w:sz w:val="28"/>
          <w:szCs w:val="28"/>
        </w:rPr>
        <w:t>C# версии</w:t>
      </w:r>
      <w:r w:rsidRPr="00783D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1C54">
        <w:rPr>
          <w:rFonts w:ascii="Times New Roman" w:hAnsi="Times New Roman" w:cs="Times New Roman"/>
          <w:bCs/>
          <w:sz w:val="28"/>
          <w:szCs w:val="28"/>
        </w:rPr>
        <w:t>7.3</w:t>
      </w:r>
      <w:r w:rsidRPr="00783DD3">
        <w:rPr>
          <w:rFonts w:ascii="Times New Roman" w:hAnsi="Times New Roman" w:cs="Times New Roman"/>
          <w:sz w:val="28"/>
          <w:szCs w:val="28"/>
        </w:rPr>
        <w:t xml:space="preserve">, обеспечивает надёжную платформу для реализации всех поставленных задач. Данный язык предоставляет широкие возможности для работы со </w:t>
      </w:r>
      <w:r w:rsidRPr="00783DD3">
        <w:rPr>
          <w:rFonts w:ascii="Times New Roman" w:hAnsi="Times New Roman" w:cs="Times New Roman"/>
          <w:sz w:val="28"/>
          <w:szCs w:val="28"/>
        </w:rPr>
        <w:lastRenderedPageBreak/>
        <w:t>структурами данных, удобный синтаксис для объектно-ориентированного проектирования и поддержку современных инструментов разработки.</w:t>
      </w:r>
    </w:p>
    <w:p w14:paraId="1C6CAFB0" w14:textId="77777777" w:rsidR="00DC1C54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Таким образом, автоматизация работы методического отдела становится важным шагом на пути к цифровой трансформации вуза, улучшая качество управления учебным процессо</w:t>
      </w:r>
      <w:r w:rsidR="00DC1C54">
        <w:rPr>
          <w:rFonts w:ascii="Times New Roman" w:hAnsi="Times New Roman" w:cs="Times New Roman"/>
          <w:sz w:val="28"/>
          <w:szCs w:val="28"/>
        </w:rPr>
        <w:t>м и снижая нагрузку на персонал</w:t>
      </w:r>
      <w:del w:id="245" w:author="Artem Aleksandrov" w:date="2025-06-20T18:40:00Z">
        <w:r w:rsidR="00DC1C54" w:rsidDel="001A2372">
          <w:rPr>
            <w:rFonts w:ascii="Times New Roman" w:hAnsi="Times New Roman" w:cs="Times New Roman"/>
            <w:sz w:val="28"/>
            <w:szCs w:val="28"/>
          </w:rPr>
          <w:delText>а</w:delText>
        </w:r>
      </w:del>
      <w:r w:rsidR="00DC1C54">
        <w:rPr>
          <w:rFonts w:ascii="Times New Roman" w:hAnsi="Times New Roman" w:cs="Times New Roman"/>
          <w:sz w:val="28"/>
          <w:szCs w:val="28"/>
        </w:rPr>
        <w:t>.</w:t>
      </w:r>
    </w:p>
    <w:p w14:paraId="109CBE52" w14:textId="77777777" w:rsidR="00DC1C54" w:rsidRDefault="00D36E31" w:rsidP="00DC1C54">
      <w:pPr>
        <w:pStyle w:val="2"/>
      </w:pPr>
      <w:bookmarkStart w:id="246" w:name="_Toc199780906"/>
      <w:r>
        <w:t xml:space="preserve">1.2 </w:t>
      </w:r>
      <w:r w:rsidR="00783DD3">
        <w:t>Структура и задачи методического отдела института</w:t>
      </w:r>
      <w:bookmarkEnd w:id="246"/>
    </w:p>
    <w:p w14:paraId="683DF8EC" w14:textId="77777777" w:rsidR="00DC1C54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Методический отдел — это структурное подразделение вуза, ответственное за координацию учебного процесса, контроль соответствия образовательных программ установленным стандартам и взаимодействие с кафедрами по вопросам учебно-методического обеспечения. Он играет ключевую роль в обеспечении стабильной и качественной организации образовательной деятельности.</w:t>
      </w:r>
    </w:p>
    <w:p w14:paraId="2C836B39" w14:textId="77777777" w:rsidR="00DC1C54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C54">
        <w:rPr>
          <w:rFonts w:ascii="Times New Roman" w:hAnsi="Times New Roman" w:cs="Times New Roman"/>
          <w:sz w:val="28"/>
          <w:szCs w:val="28"/>
        </w:rPr>
        <w:t>Организационная структура методического отдела может варьироваться в зависимости от масштаба и профиля учебного заведения. В типичном случае в его состав входят:</w:t>
      </w:r>
    </w:p>
    <w:p w14:paraId="48B53C5A" w14:textId="77777777" w:rsidR="00F152E7" w:rsidRPr="00F152E7" w:rsidRDefault="00F152E7" w:rsidP="000D1AA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C1C54" w:rsidRPr="00F152E7">
        <w:rPr>
          <w:rFonts w:ascii="Times New Roman" w:hAnsi="Times New Roman" w:cs="Times New Roman"/>
          <w:sz w:val="28"/>
          <w:szCs w:val="28"/>
        </w:rPr>
        <w:t>уководитель методического отдела;</w:t>
      </w:r>
    </w:p>
    <w:p w14:paraId="6BD92FF2" w14:textId="77777777" w:rsidR="00F152E7" w:rsidRPr="00F152E7" w:rsidRDefault="00F152E7" w:rsidP="000D1AA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C1C54" w:rsidRPr="00F152E7">
        <w:rPr>
          <w:rFonts w:ascii="Times New Roman" w:hAnsi="Times New Roman" w:cs="Times New Roman"/>
          <w:sz w:val="28"/>
          <w:szCs w:val="28"/>
        </w:rPr>
        <w:t>пециалисты по учебным планам и программам;</w:t>
      </w:r>
    </w:p>
    <w:p w14:paraId="06113C4C" w14:textId="77777777" w:rsidR="00F152E7" w:rsidRPr="00F152E7" w:rsidRDefault="00F152E7" w:rsidP="000D1AA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C1C54" w:rsidRPr="00F152E7">
        <w:rPr>
          <w:rFonts w:ascii="Times New Roman" w:hAnsi="Times New Roman" w:cs="Times New Roman"/>
          <w:sz w:val="28"/>
          <w:szCs w:val="28"/>
        </w:rPr>
        <w:t>отрудники, отвечающие за взаимодействие с кафедрами;</w:t>
      </w:r>
    </w:p>
    <w:p w14:paraId="5E42D9F1" w14:textId="77777777" w:rsidR="00F152E7" w:rsidRPr="00F152E7" w:rsidRDefault="00F152E7" w:rsidP="000D1AA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C1C54" w:rsidRPr="00F152E7">
        <w:rPr>
          <w:rFonts w:ascii="Times New Roman" w:hAnsi="Times New Roman" w:cs="Times New Roman"/>
          <w:sz w:val="28"/>
          <w:szCs w:val="28"/>
        </w:rPr>
        <w:t>етодисты по формированию отчётности</w:t>
      </w:r>
    </w:p>
    <w:p w14:paraId="45AFE471" w14:textId="77777777" w:rsidR="00F152E7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Каждое из этих звеньев выполняет чётко определённые функции. Например, методисты следят за своевременным внесением дисциплин в учебные планы, проверяют корректность распределения учебной нагрузки, ведут учёт форм контроля и обеспечивают подготовку отчётных документов для аккредитации или внутреннего аудита.</w:t>
      </w:r>
    </w:p>
    <w:p w14:paraId="07DBA07D" w14:textId="77777777" w:rsidR="00F152E7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В задачи методического отдела входят:</w:t>
      </w:r>
    </w:p>
    <w:p w14:paraId="0FA8A24C" w14:textId="77777777" w:rsidR="00F152E7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DC1C54" w:rsidRPr="00F152E7">
        <w:rPr>
          <w:rFonts w:ascii="Times New Roman" w:hAnsi="Times New Roman" w:cs="Times New Roman"/>
          <w:sz w:val="28"/>
          <w:szCs w:val="28"/>
        </w:rPr>
        <w:t>ормирование и сопровождение образовательных программ;</w:t>
      </w:r>
    </w:p>
    <w:p w14:paraId="5366EAA4" w14:textId="77777777" w:rsidR="00F152E7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DC1C54" w:rsidRPr="00F152E7">
        <w:rPr>
          <w:rFonts w:ascii="Times New Roman" w:hAnsi="Times New Roman" w:cs="Times New Roman"/>
          <w:sz w:val="28"/>
          <w:szCs w:val="28"/>
        </w:rPr>
        <w:t>онтроль и обновление учебных планов;</w:t>
      </w:r>
    </w:p>
    <w:p w14:paraId="2E4475CA" w14:textId="77777777" w:rsidR="00DC1C54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C1C54" w:rsidRPr="00F152E7">
        <w:rPr>
          <w:rFonts w:ascii="Times New Roman" w:hAnsi="Times New Roman" w:cs="Times New Roman"/>
          <w:sz w:val="28"/>
          <w:szCs w:val="28"/>
        </w:rPr>
        <w:t>чёт и анализ учебной нагрузки по кафедрам и специальностям;</w:t>
      </w:r>
    </w:p>
    <w:p w14:paraId="1367828E" w14:textId="77777777" w:rsidR="00F152E7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DC1C54" w:rsidRPr="00F152E7">
        <w:rPr>
          <w:rFonts w:ascii="Times New Roman" w:hAnsi="Times New Roman" w:cs="Times New Roman"/>
          <w:sz w:val="28"/>
          <w:szCs w:val="28"/>
        </w:rPr>
        <w:t>заимодействие с преподавателями и администрацией по вопросам организации учебного процесса;</w:t>
      </w:r>
    </w:p>
    <w:p w14:paraId="05082F99" w14:textId="77777777" w:rsidR="00F152E7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C1C54" w:rsidRPr="00F152E7">
        <w:rPr>
          <w:rFonts w:ascii="Times New Roman" w:hAnsi="Times New Roman" w:cs="Times New Roman"/>
          <w:sz w:val="28"/>
          <w:szCs w:val="28"/>
        </w:rPr>
        <w:t>одготовка отчётности и справок;</w:t>
      </w:r>
    </w:p>
    <w:p w14:paraId="2616A1ED" w14:textId="77777777" w:rsidR="00DC1C54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C1C54" w:rsidRPr="00F152E7">
        <w:rPr>
          <w:rFonts w:ascii="Times New Roman" w:hAnsi="Times New Roman" w:cs="Times New Roman"/>
          <w:sz w:val="28"/>
          <w:szCs w:val="28"/>
        </w:rPr>
        <w:t>етодическое сопровождение преподавательской деятельности.</w:t>
      </w:r>
    </w:p>
    <w:p w14:paraId="4D4ED46B" w14:textId="77777777" w:rsidR="00DC1C54" w:rsidRPr="00DC1C54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Из-за большого объёма информации и множества взаимосвязанных параметров работа методического отдела требует высокой степени организованности. Без автоматизации возникает риск потери данных, несогласованности в планировании и временных затрат на выполнение рутинных операций. Это обуславливает необходимость внедрения специализированной программной системы, способной упростить и ускорить выполнение ключевых задач отдела.</w:t>
      </w:r>
    </w:p>
    <w:p w14:paraId="6437E61C" w14:textId="77777777" w:rsidR="008501E6" w:rsidRDefault="00115119" w:rsidP="00783DD3">
      <w:pPr>
        <w:pStyle w:val="2"/>
        <w:rPr>
          <w:rFonts w:cs="Times New Roman"/>
          <w:szCs w:val="28"/>
        </w:rPr>
      </w:pPr>
      <w:bookmarkStart w:id="247" w:name="_Toc199780907"/>
      <w:r>
        <w:t xml:space="preserve">1.3 </w:t>
      </w:r>
      <w:r w:rsidR="00783DD3">
        <w:t>Основные функции и задачи сотрудника методического отдела</w:t>
      </w:r>
      <w:bookmarkEnd w:id="247"/>
    </w:p>
    <w:p w14:paraId="4F83A6D3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Сотрудник методического отдела ежедневно сталкивается с множеством задач, требующих точности, внимания к деталям и хорошего понимания структуры образовательного процесса. Работа методиста находится на стыке организационной, аналитической и коммуникативной деятельности.</w:t>
      </w:r>
    </w:p>
    <w:p w14:paraId="08A3C0A7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К основным функциям методиста относятся:</w:t>
      </w:r>
    </w:p>
    <w:p w14:paraId="0D226B89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Сбор и систематизация информации о дисциплинах, кафедрах и специальностях;</w:t>
      </w:r>
    </w:p>
    <w:p w14:paraId="7C842854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Проверка соответствия учебных планов федеральным и внутренним стандартам;</w:t>
      </w:r>
    </w:p>
    <w:p w14:paraId="750C1C3E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Распределение учебной нагрузки (лекции, лабораторные, практические занятия) между кафедрами;</w:t>
      </w:r>
    </w:p>
    <w:p w14:paraId="6CA46EEE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Учёт форм итогового контроля (зачёты, экзамены, курсовые работы);</w:t>
      </w:r>
    </w:p>
    <w:p w14:paraId="7B409CC4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Подготовка отчётности для руководства и внешних контролирующих органов;</w:t>
      </w:r>
    </w:p>
    <w:p w14:paraId="78CAF23A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Обновление данных при изменении состава дисциплин или структуры обучения;</w:t>
      </w:r>
    </w:p>
    <w:p w14:paraId="1CBB91FC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lastRenderedPageBreak/>
        <w:t>Консультации преподавателей и кафедр по методическим вопросам.</w:t>
      </w:r>
    </w:p>
    <w:p w14:paraId="62DC2E36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Работа требует высокой степени вовлечённости в учебный процесс, постоянного взаимодействия с другими подразделениями вуза и быстрой реакции на изменения. Без централизованной системы хранения и обработки данных такие задачи становятся чрезмерно трудоёмкими.</w:t>
      </w:r>
    </w:p>
    <w:p w14:paraId="33E5BA44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Программная система, разрабатываемая в рамках данной курсовой работы, будет направлена на автоматизацию ключевых обязанностей методиста, включая:</w:t>
      </w:r>
    </w:p>
    <w:p w14:paraId="0F2784B8" w14:textId="77777777" w:rsidR="00F152E7" w:rsidRPr="00F44847" w:rsidRDefault="00F152E7" w:rsidP="00F44847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формирование и редактирование списков специальностей и дисциплин;</w:t>
      </w:r>
    </w:p>
    <w:p w14:paraId="7A1B3B4A" w14:textId="77777777" w:rsidR="00F152E7" w:rsidRPr="00F44847" w:rsidRDefault="00F152E7" w:rsidP="00F44847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учёт часов по каждому виду занятий;</w:t>
      </w:r>
    </w:p>
    <w:p w14:paraId="01BE8BC9" w14:textId="77777777" w:rsidR="00F152E7" w:rsidRPr="00F44847" w:rsidRDefault="00F152E7" w:rsidP="00F44847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отображение связи между кафедрой и дисциплинами;</w:t>
      </w:r>
    </w:p>
    <w:p w14:paraId="060541EA" w14:textId="77777777" w:rsidR="00F152E7" w:rsidRPr="00F44847" w:rsidRDefault="00F152E7" w:rsidP="00F44847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автоматическую генерацию типовых отчётов;</w:t>
      </w:r>
    </w:p>
    <w:p w14:paraId="12BE61B7" w14:textId="77777777" w:rsidR="00F152E7" w:rsidRPr="00F44847" w:rsidRDefault="00F152E7" w:rsidP="00F44847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поддержку фильтрации и поиска по заданным критериям.</w:t>
      </w:r>
    </w:p>
    <w:p w14:paraId="2CB75A53" w14:textId="77777777" w:rsidR="00072F96" w:rsidRPr="00A87D7F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Таким образом, внедрение программной системы значительно облегчит работу сотрудников методического отдела, сократит количество ручной работы, повысит точность учёта и улучшит управляемость обр</w:t>
      </w:r>
      <w:r>
        <w:rPr>
          <w:rFonts w:ascii="Times New Roman" w:hAnsi="Times New Roman" w:cs="Times New Roman"/>
          <w:sz w:val="28"/>
          <w:szCs w:val="28"/>
        </w:rPr>
        <w:t>азовательного процесса в целом.</w:t>
      </w:r>
    </w:p>
    <w:p w14:paraId="1110FD3B" w14:textId="77777777" w:rsidR="00E53FBF" w:rsidRDefault="00115119" w:rsidP="008319C6">
      <w:pPr>
        <w:pStyle w:val="2"/>
      </w:pPr>
      <w:bookmarkStart w:id="248" w:name="_Toc199780908"/>
      <w:r>
        <w:t>1.4 Постановка задачи</w:t>
      </w:r>
      <w:bookmarkEnd w:id="248"/>
    </w:p>
    <w:p w14:paraId="53CF7ECF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программной системы, предназначенной для сотрудника методического отдела института. Система должна обеспечить удобное хранение, обработку и анализ данных о специальностях, кафедрах и дисциплинах, а также предоставить возможности для формирования отчётной информации по запросу.</w:t>
      </w:r>
    </w:p>
    <w:p w14:paraId="5A40C080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Для достижения этой цели необходимо решить следующие задачи:</w:t>
      </w:r>
    </w:p>
    <w:p w14:paraId="0125C2E0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Определить структуру данных, отражающих предметную область:</w:t>
      </w:r>
    </w:p>
    <w:p w14:paraId="20B1ACB8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Специальности (код, название, квалификация, форма обучения);</w:t>
      </w:r>
    </w:p>
    <w:p w14:paraId="5B3BE22A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Кафедры (название, факультет, телефоны);</w:t>
      </w:r>
    </w:p>
    <w:p w14:paraId="23604A00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lastRenderedPageBreak/>
        <w:t>Дисциплины (название, семестр, структура занятий, формы отчётности).</w:t>
      </w:r>
    </w:p>
    <w:p w14:paraId="4003B0FA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Разработать внутренние связи между объектами, обеспечивающие логическую целостность информации (например, связь дисциплин с кафедрами и специальностями).</w:t>
      </w:r>
    </w:p>
    <w:p w14:paraId="68A92B87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Реализовать механизм хранения данных с возможностью добавления, редактирования и удаления записей.</w:t>
      </w:r>
    </w:p>
    <w:p w14:paraId="3CF7C989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Реализовать функциональность для решения типовых задач сотрудника, таких как:</w:t>
      </w:r>
    </w:p>
    <w:p w14:paraId="08FB7167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Вывод всех дисциплин для заданной специальности;</w:t>
      </w:r>
    </w:p>
    <w:p w14:paraId="313A2DB9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Подсчёт общего количества лабораторных часов;</w:t>
      </w:r>
    </w:p>
    <w:p w14:paraId="1FF8D99E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Определение семестровой нагрузки кафедры;</w:t>
      </w:r>
    </w:p>
    <w:p w14:paraId="28C139D9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Поиск дисциплин с минимальной и максимальной продолжительностью;</w:t>
      </w:r>
    </w:p>
    <w:p w14:paraId="17D4FD32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Учёт количества экзаменов, зачётов и курсовых по кафедрам.</w:t>
      </w:r>
    </w:p>
    <w:p w14:paraId="610225F4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Обеспечить пользовательский интерфейс, позволяющий легко взаимодействовать с данными, быстро получать нужную информацию и формировать отчёты.</w:t>
      </w:r>
    </w:p>
    <w:p w14:paraId="2A76E3B9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Ожидаемый результат — программная система, позволяющая автоматизировать рутинную деятельность методического отдела, повысить точность учёта, сократить затраты времени на обработку информации и предоставить возможность анализа данных в удобной форме.</w:t>
      </w:r>
    </w:p>
    <w:p w14:paraId="2E0B0122" w14:textId="77777777" w:rsidR="008E09D7" w:rsidRDefault="008E09D7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7372F6B" w14:textId="77777777"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B23134F" w14:textId="77777777"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BA885DB" w14:textId="77777777"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B23F953" w14:textId="77777777"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E20CC08" w14:textId="77777777"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B401185" w14:textId="77777777" w:rsidR="002A463B" w:rsidDel="00B310DD" w:rsidRDefault="002A463B" w:rsidP="008E09D7">
      <w:pPr>
        <w:spacing w:after="0" w:line="360" w:lineRule="auto"/>
        <w:ind w:firstLine="709"/>
        <w:jc w:val="both"/>
        <w:rPr>
          <w:del w:id="249" w:author="Hitech" w:date="2025-06-20T21:49:00Z"/>
          <w:rFonts w:ascii="Times New Roman" w:hAnsi="Times New Roman" w:cs="Times New Roman"/>
          <w:sz w:val="28"/>
        </w:rPr>
      </w:pPr>
    </w:p>
    <w:p w14:paraId="23ECE127" w14:textId="77777777" w:rsidR="002A463B" w:rsidDel="00B310DD" w:rsidRDefault="002A463B" w:rsidP="008E09D7">
      <w:pPr>
        <w:spacing w:after="0" w:line="360" w:lineRule="auto"/>
        <w:ind w:firstLine="709"/>
        <w:jc w:val="both"/>
        <w:rPr>
          <w:del w:id="250" w:author="Hitech" w:date="2025-06-20T21:49:00Z"/>
          <w:rFonts w:ascii="Times New Roman" w:hAnsi="Times New Roman" w:cs="Times New Roman"/>
          <w:sz w:val="28"/>
        </w:rPr>
      </w:pPr>
    </w:p>
    <w:p w14:paraId="518653BB" w14:textId="77777777" w:rsidR="002A463B" w:rsidRDefault="002A463B">
      <w:pPr>
        <w:spacing w:after="0" w:line="360" w:lineRule="auto"/>
        <w:jc w:val="both"/>
        <w:rPr>
          <w:rFonts w:ascii="Times New Roman" w:hAnsi="Times New Roman" w:cs="Times New Roman"/>
          <w:sz w:val="28"/>
        </w:rPr>
        <w:pPrChange w:id="251" w:author="Hitech" w:date="2025-06-20T21:49:00Z">
          <w:pPr>
            <w:spacing w:after="0" w:line="360" w:lineRule="auto"/>
            <w:ind w:firstLine="709"/>
            <w:jc w:val="both"/>
          </w:pPr>
        </w:pPrChange>
      </w:pPr>
    </w:p>
    <w:p w14:paraId="2947207A" w14:textId="77777777" w:rsidR="0027370C" w:rsidRDefault="0027370C" w:rsidP="00EB5F03">
      <w:pPr>
        <w:pStyle w:val="1"/>
        <w:spacing w:before="0"/>
      </w:pPr>
      <w:bookmarkStart w:id="252" w:name="_Toc199780909"/>
      <w:r>
        <w:lastRenderedPageBreak/>
        <w:t>ГЛАВА 2. ПРАКТИЧЕСК</w:t>
      </w:r>
      <w:r w:rsidR="00575BAA">
        <w:t>АЯ РЕАЛИЗАЦИЯ ИНФОРМАЦИОННОЙ СИСТЕМЫ</w:t>
      </w:r>
      <w:bookmarkEnd w:id="252"/>
    </w:p>
    <w:p w14:paraId="28B59F3F" w14:textId="77777777" w:rsidR="00114EC6" w:rsidRDefault="009A2EA4" w:rsidP="000D1AA0">
      <w:pPr>
        <w:pStyle w:val="2"/>
        <w:numPr>
          <w:ilvl w:val="1"/>
          <w:numId w:val="22"/>
        </w:numPr>
        <w:spacing w:before="0"/>
      </w:pPr>
      <w:r>
        <w:t xml:space="preserve"> </w:t>
      </w:r>
      <w:bookmarkStart w:id="253" w:name="_Toc199780910"/>
      <w:r w:rsidRPr="009A2EA4">
        <w:t>Практическая задача и выбор средств реализации</w:t>
      </w:r>
      <w:bookmarkEnd w:id="253"/>
    </w:p>
    <w:p w14:paraId="5AAAECD5" w14:textId="77777777" w:rsidR="009A2EA4" w:rsidRPr="009A2EA4" w:rsidRDefault="009A2EA4" w:rsidP="009A2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Методический отдел института работает с большим объёмом информации, связанной со специальностями, кафедрами и учебными дисциплинами. Для упрощения этой работы в рамках курсового проекта разрабатывается программная система, предназначенная для хранения, обработки и анализа таких данных.</w:t>
      </w:r>
    </w:p>
    <w:p w14:paraId="6A4C8304" w14:textId="77777777" w:rsidR="009A2EA4" w:rsidRPr="009A2EA4" w:rsidRDefault="009A2EA4" w:rsidP="009A2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Основной целью проекта является создание простой и удобной программы, которая позволит вводить и редактировать сведения о специальностях, кафедрах и дисциплинах, а также получать нужные отчёты, такие как список дисциплин по специальности, учебная нагрузка кафедры, общее колич</w:t>
      </w:r>
      <w:r>
        <w:rPr>
          <w:rFonts w:ascii="Times New Roman" w:hAnsi="Times New Roman" w:cs="Times New Roman"/>
          <w:sz w:val="28"/>
        </w:rPr>
        <w:t>ество экзаменов и зачётов и др.</w:t>
      </w:r>
    </w:p>
    <w:p w14:paraId="144B0FEA" w14:textId="77777777" w:rsidR="009A2EA4" w:rsidRPr="009A2EA4" w:rsidRDefault="009A2EA4" w:rsidP="009A2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Для реализации выбран язык программирования C# версии 7.3, так как он хорошо подходит для объектно-ориентированной разработки и предоставляет готовые средства для работы с коллекциями, файлами и консольным интерфейсом. Программа реализована в виде консольного приложения, что упрощает её использование и делает доступной на большинстве компьютеров без необходимости устано</w:t>
      </w:r>
      <w:r>
        <w:rPr>
          <w:rFonts w:ascii="Times New Roman" w:hAnsi="Times New Roman" w:cs="Times New Roman"/>
          <w:sz w:val="28"/>
        </w:rPr>
        <w:t>вки дополнительных компонентов.</w:t>
      </w:r>
    </w:p>
    <w:p w14:paraId="1EAE4739" w14:textId="77777777" w:rsidR="009A2EA4" w:rsidRPr="005C554A" w:rsidRDefault="009A2EA4" w:rsidP="005C55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Система включает основные функции: добавление, удаление и просмотр информации, а также сохранение данных между сеансами. Все сведения группируются в списки: специальности, кафедры, дисциплины. Также предусмотрен набор запросов, позволяющих сотруднику методического отдела быстро получ</w:t>
      </w:r>
      <w:r>
        <w:rPr>
          <w:rFonts w:ascii="Times New Roman" w:hAnsi="Times New Roman" w:cs="Times New Roman"/>
          <w:sz w:val="28"/>
        </w:rPr>
        <w:t>ать нужную инфо</w:t>
      </w:r>
      <w:r w:rsidR="005C554A">
        <w:rPr>
          <w:rFonts w:ascii="Times New Roman" w:hAnsi="Times New Roman" w:cs="Times New Roman"/>
          <w:sz w:val="28"/>
        </w:rPr>
        <w:t xml:space="preserve">рмацию в удобной форме </w:t>
      </w:r>
    </w:p>
    <w:p w14:paraId="1EEF0690" w14:textId="77777777" w:rsidR="00691F1D" w:rsidRPr="00EE0E74" w:rsidRDefault="00EE0E74" w:rsidP="00EE0E74">
      <w:pPr>
        <w:pStyle w:val="2"/>
      </w:pPr>
      <w:bookmarkStart w:id="254" w:name="_Toc199780911"/>
      <w:r w:rsidRPr="000B0C12">
        <w:t xml:space="preserve">2.2 </w:t>
      </w:r>
      <w:r w:rsidR="000B0C12">
        <w:t>Руководство</w:t>
      </w:r>
      <w:r w:rsidR="00691F1D" w:rsidRPr="00EE0E74">
        <w:t xml:space="preserve"> пользователя</w:t>
      </w:r>
      <w:bookmarkEnd w:id="254"/>
    </w:p>
    <w:p w14:paraId="52DB8646" w14:textId="77777777" w:rsid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Архитектура программного обеспечения определяет организацию компонентов системы, их взаимодействие и принципы построения. Для 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lastRenderedPageBreak/>
        <w:t>реализации программной системы, предназначенной для сотрудника методического отдела института, был выбран объектно-ориентированный подход, обеспечивающий модульность, удобство сопровожден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ия и устойчивость к изменениям. </w:t>
      </w:r>
    </w:p>
    <w:p w14:paraId="4ABAFB9A" w14:textId="6FA2FAF5" w:rsidR="00D70A78" w:rsidRPr="00D70A78" w:rsidDel="00E32694" w:rsidRDefault="00E32694" w:rsidP="00D70A78">
      <w:pPr>
        <w:pStyle w:val="ad"/>
        <w:spacing w:after="0" w:line="360" w:lineRule="auto"/>
        <w:ind w:firstLine="709"/>
        <w:jc w:val="center"/>
        <w:rPr>
          <w:del w:id="255" w:author="kab-35-17" w:date="2025-06-21T06:08:00Z"/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ins w:id="256" w:author="kab-35-17" w:date="2025-06-21T06:08:00Z">
        <w:r>
          <w:rPr>
            <w:rFonts w:ascii="Times New Roman" w:hAnsi="Times New Roman" w:cs="Times New Roman"/>
            <w:i w:val="0"/>
            <w:iCs w:val="0"/>
            <w:sz w:val="28"/>
          </w:rPr>
          <w:tab/>
        </w:r>
      </w:ins>
      <w:del w:id="257" w:author="kab-35-17" w:date="2025-06-21T06:08:00Z">
        <w:r w:rsidR="00D70A78" w:rsidDel="00E32694">
          <w:rPr>
            <w:rFonts w:ascii="Times New Roman" w:hAnsi="Times New Roman" w:cs="Times New Roman"/>
            <w:i w:val="0"/>
            <w:iCs w:val="0"/>
            <w:color w:val="auto"/>
            <w:sz w:val="28"/>
            <w:szCs w:val="22"/>
          </w:rPr>
          <w:delText>Обоснование выбора архитектуры</w:delText>
        </w:r>
      </w:del>
    </w:p>
    <w:p w14:paraId="02532A6D" w14:textId="50BE83A1" w:rsidR="00D70A78" w:rsidRPr="00E32694" w:rsidDel="008C0342" w:rsidRDefault="00D70A78" w:rsidP="008C0342">
      <w:pPr>
        <w:pStyle w:val="ad"/>
        <w:spacing w:after="0" w:line="360" w:lineRule="auto"/>
        <w:ind w:firstLine="709"/>
        <w:jc w:val="both"/>
        <w:rPr>
          <w:del w:id="258" w:author="kab-35-17" w:date="2025-06-21T05:56:00Z"/>
          <w:rFonts w:ascii="Times New Roman" w:hAnsi="Times New Roman" w:cs="Times New Roman"/>
          <w:i w:val="0"/>
          <w:iCs w:val="0"/>
          <w:color w:val="auto"/>
          <w:sz w:val="28"/>
          <w:szCs w:val="22"/>
          <w:rPrChange w:id="259" w:author="kab-35-17" w:date="2025-06-21T06:08:00Z">
            <w:rPr>
              <w:del w:id="260" w:author="kab-35-17" w:date="2025-06-21T05:56:00Z"/>
              <w:rFonts w:ascii="Times New Roman" w:hAnsi="Times New Roman" w:cs="Times New Roman"/>
              <w:i w:val="0"/>
              <w:iCs w:val="0"/>
              <w:color w:val="auto"/>
              <w:sz w:val="28"/>
              <w:szCs w:val="22"/>
            </w:rPr>
          </w:rPrChange>
        </w:rPr>
        <w:pPrChange w:id="261" w:author="kab-35-17" w:date="2025-06-21T05:56:00Z">
          <w:pPr>
            <w:pStyle w:val="ad"/>
            <w:numPr>
              <w:numId w:val="23"/>
            </w:numPr>
            <w:spacing w:after="0" w:line="360" w:lineRule="auto"/>
            <w:ind w:left="1444" w:hanging="360"/>
            <w:jc w:val="both"/>
          </w:pPr>
        </w:pPrChange>
      </w:pPr>
      <w:r w:rsidRPr="00E32694">
        <w:rPr>
          <w:rFonts w:ascii="Times New Roman" w:hAnsi="Times New Roman" w:cs="Times New Roman"/>
          <w:i w:val="0"/>
          <w:iCs w:val="0"/>
          <w:color w:val="auto"/>
          <w:sz w:val="28"/>
          <w:szCs w:val="22"/>
          <w:rPrChange w:id="262" w:author="kab-35-17" w:date="2025-06-21T06:08:00Z">
            <w:rPr>
              <w:rFonts w:ascii="Times New Roman" w:hAnsi="Times New Roman" w:cs="Times New Roman"/>
              <w:i w:val="0"/>
              <w:iCs w:val="0"/>
              <w:color w:val="auto"/>
              <w:sz w:val="28"/>
              <w:szCs w:val="22"/>
            </w:rPr>
          </w:rPrChange>
        </w:rPr>
        <w:t>Объектно-ориентированная архитектура выбрана по следующим причинам:</w:t>
      </w:r>
    </w:p>
    <w:p w14:paraId="37CCA7BB" w14:textId="77777777" w:rsidR="008C0342" w:rsidRPr="00E32694" w:rsidRDefault="008C0342" w:rsidP="008C0342">
      <w:pPr>
        <w:rPr>
          <w:ins w:id="263" w:author="kab-35-17" w:date="2025-06-21T05:56:00Z"/>
          <w:rPrChange w:id="264" w:author="kab-35-17" w:date="2025-06-21T06:08:00Z">
            <w:rPr>
              <w:ins w:id="265" w:author="kab-35-17" w:date="2025-06-21T05:56:00Z"/>
              <w:rFonts w:ascii="Times New Roman" w:hAnsi="Times New Roman" w:cs="Times New Roman"/>
              <w:i w:val="0"/>
              <w:iCs w:val="0"/>
              <w:color w:val="auto"/>
              <w:sz w:val="28"/>
              <w:szCs w:val="22"/>
            </w:rPr>
          </w:rPrChange>
        </w:rPr>
        <w:pPrChange w:id="266" w:author="kab-35-17" w:date="2025-06-21T05:56:00Z">
          <w:pPr>
            <w:pStyle w:val="ad"/>
            <w:spacing w:after="0" w:line="360" w:lineRule="auto"/>
            <w:ind w:firstLine="709"/>
            <w:jc w:val="both"/>
          </w:pPr>
        </w:pPrChange>
      </w:pPr>
    </w:p>
    <w:p w14:paraId="4B8F4527" w14:textId="2188FDDC" w:rsidR="00D70A78" w:rsidRPr="00D70A78" w:rsidRDefault="00D70A78" w:rsidP="008C0342">
      <w:pPr>
        <w:pStyle w:val="ad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pPrChange w:id="267" w:author="kab-35-17" w:date="2025-06-21T05:56:00Z">
          <w:pPr>
            <w:pStyle w:val="ad"/>
            <w:numPr>
              <w:numId w:val="23"/>
            </w:numPr>
            <w:spacing w:after="0" w:line="360" w:lineRule="auto"/>
            <w:ind w:left="1444" w:hanging="360"/>
            <w:jc w:val="both"/>
          </w:pPr>
        </w:pPrChange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Структурированность:</w:t>
      </w:r>
      <w:ins w:id="268" w:author="kab-35-17" w:date="2025-06-21T05:56:00Z">
        <w:r w:rsidR="008C0342" w:rsidRPr="008C0342">
          <w:rPr>
            <w:rFonts w:ascii="Times New Roman" w:hAnsi="Times New Roman" w:cs="Times New Roman"/>
            <w:i w:val="0"/>
            <w:iCs w:val="0"/>
            <w:color w:val="auto"/>
            <w:sz w:val="28"/>
            <w:szCs w:val="22"/>
            <w:rPrChange w:id="269" w:author="kab-35-17" w:date="2025-06-21T05:56:00Z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2"/>
                <w:lang w:val="en-US"/>
              </w:rPr>
            </w:rPrChange>
          </w:rPr>
          <w:t xml:space="preserve"> </w:t>
        </w:r>
      </w:ins>
      <w:del w:id="270" w:author="kab-35-17" w:date="2025-06-21T05:56:00Z">
        <w:r w:rsidRPr="00D70A78" w:rsidDel="008C0342">
          <w:rPr>
            <w:rFonts w:ascii="Times New Roman" w:hAnsi="Times New Roman" w:cs="Times New Roman"/>
            <w:i w:val="0"/>
            <w:iCs w:val="0"/>
            <w:color w:val="auto"/>
            <w:sz w:val="28"/>
            <w:szCs w:val="22"/>
          </w:rPr>
          <w:delText xml:space="preserve"> </w:delText>
        </w:r>
      </w:del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каждая логическая единица (специальность, кафедра, дисциплина) реализуется в виде отдельного класса, что упроща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ет восприятие и поддержку кода;</w:t>
      </w:r>
    </w:p>
    <w:p w14:paraId="525CD3CB" w14:textId="77777777" w:rsidR="00D70A78" w:rsidRPr="00D70A78" w:rsidDel="008C0342" w:rsidRDefault="00D70A78" w:rsidP="008C0342">
      <w:pPr>
        <w:pStyle w:val="ad"/>
        <w:numPr>
          <w:ilvl w:val="0"/>
          <w:numId w:val="45"/>
        </w:numPr>
        <w:spacing w:after="0" w:line="360" w:lineRule="auto"/>
        <w:jc w:val="both"/>
        <w:rPr>
          <w:del w:id="271" w:author="kab-35-17" w:date="2025-06-21T05:56:00Z"/>
          <w:rFonts w:ascii="Times New Roman" w:hAnsi="Times New Roman" w:cs="Times New Roman"/>
          <w:i w:val="0"/>
          <w:iCs w:val="0"/>
          <w:color w:val="auto"/>
          <w:sz w:val="28"/>
          <w:szCs w:val="22"/>
        </w:rPr>
        <w:pPrChange w:id="272" w:author="kab-35-17" w:date="2025-06-21T05:56:00Z">
          <w:pPr>
            <w:pStyle w:val="ad"/>
            <w:numPr>
              <w:numId w:val="23"/>
            </w:numPr>
            <w:spacing w:after="0" w:line="360" w:lineRule="auto"/>
            <w:ind w:left="1444" w:hanging="360"/>
            <w:jc w:val="both"/>
          </w:pPr>
        </w:pPrChange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Инкапсуляция данных: все свойства и методы работы с объектами сосредоточены внутри соответствующих классов, что повышает надёжность и защищённость данных;</w:t>
      </w:r>
    </w:p>
    <w:p w14:paraId="4E35EF6F" w14:textId="77777777" w:rsidR="00D70A78" w:rsidRPr="008C0342" w:rsidRDefault="00D70A78" w:rsidP="008C0342">
      <w:pPr>
        <w:pStyle w:val="ad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  <w:rPrChange w:id="273" w:author="kab-35-17" w:date="2025-06-21T05:56:00Z">
            <w:rPr>
              <w:rFonts w:ascii="Times New Roman" w:hAnsi="Times New Roman" w:cs="Times New Roman"/>
              <w:i w:val="0"/>
              <w:iCs w:val="0"/>
              <w:color w:val="auto"/>
              <w:sz w:val="28"/>
              <w:szCs w:val="22"/>
            </w:rPr>
          </w:rPrChange>
        </w:rPr>
        <w:pPrChange w:id="274" w:author="kab-35-17" w:date="2025-06-21T05:56:00Z">
          <w:pPr>
            <w:pStyle w:val="ad"/>
            <w:spacing w:after="0" w:line="360" w:lineRule="auto"/>
            <w:ind w:firstLine="709"/>
            <w:jc w:val="both"/>
          </w:pPr>
        </w:pPrChange>
      </w:pPr>
    </w:p>
    <w:p w14:paraId="062F4341" w14:textId="77777777" w:rsidR="00D70A78" w:rsidRPr="00D70A78" w:rsidRDefault="00D70A78" w:rsidP="008C0342">
      <w:pPr>
        <w:pStyle w:val="ad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pPrChange w:id="275" w:author="kab-35-17" w:date="2025-06-21T05:56:00Z">
          <w:pPr>
            <w:pStyle w:val="ad"/>
            <w:numPr>
              <w:numId w:val="23"/>
            </w:numPr>
            <w:spacing w:after="0" w:line="360" w:lineRule="auto"/>
            <w:ind w:left="1444" w:hanging="360"/>
            <w:jc w:val="both"/>
          </w:pPr>
        </w:pPrChange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Гибкость: при изменении требований или добавлении новых функций архитектура не требует полной переработки системы;</w:t>
      </w:r>
    </w:p>
    <w:p w14:paraId="5E33C47E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Универсальность: объектно-ориентированный подход широко используется в образовательных и производственных проектах, что делает систему уд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обной для дальнейшего развития.</w:t>
      </w:r>
    </w:p>
    <w:p w14:paraId="0305F23D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Система логически разделена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на четыре основные компонента:</w:t>
      </w:r>
    </w:p>
    <w:p w14:paraId="162AC72F" w14:textId="77777777" w:rsidR="00D70A78" w:rsidRPr="00D70A78" w:rsidRDefault="00D70A78" w:rsidP="000D1AA0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Модели данных — классы Specialty, Department и Discipline, отражающие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структуру хранимой информации;</w:t>
      </w:r>
    </w:p>
    <w:p w14:paraId="02281253" w14:textId="77777777" w:rsidR="00D70A78" w:rsidRPr="00D70A78" w:rsidRDefault="00D70A78" w:rsidP="000D1AA0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Методы управления — процедуры добавления, удалени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я, поиска и отображения данных;</w:t>
      </w:r>
    </w:p>
    <w:p w14:paraId="56539FC4" w14:textId="77777777" w:rsidR="00D70A78" w:rsidRPr="00D70A78" w:rsidRDefault="00D70A78" w:rsidP="000D1AA0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Система хранения — текстовые файлы, в которых сохраняются данные между с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ессиями;</w:t>
      </w:r>
    </w:p>
    <w:p w14:paraId="61250316" w14:textId="77777777" w:rsidR="00D70A78" w:rsidRPr="00D70A78" w:rsidRDefault="00D70A78" w:rsidP="000D1AA0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Интерфейс взаимодействия с пользователем — консольное меню с выбором действия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и пошаговым вводом параметров.</w:t>
      </w:r>
    </w:p>
    <w:p w14:paraId="63F44E83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Для хранения информации используются коллекции типа List&lt;T&gt;, предоставляющие удобные методы для обработки и сортировки данных. Запись и чтение данных реализуются через сериализацию в текстовые файлы 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lastRenderedPageBreak/>
        <w:t xml:space="preserve">с разделителем (;), что позволяет быстро восстановить структуру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объектов при следующем запуске.</w:t>
      </w:r>
    </w:p>
    <w:p w14:paraId="2E74EA88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Приложение сохраняет всю введённую пользователем информацию в текстовые файлы. При запуске данные считываются из этих файлов и преобразуются в объекты соответствующих классов. При выходе из программы они перезаписываются с учётом всех изменений. Эт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от подход позволяет обеспечить:</w:t>
      </w:r>
    </w:p>
    <w:p w14:paraId="56562F4F" w14:textId="2664EE03" w:rsidR="00D70A78" w:rsidRPr="00D70A78" w:rsidRDefault="00D70A78" w:rsidP="000D1AA0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охранность данных</w:t>
      </w:r>
      <w:del w:id="276" w:author="kab-35-17" w:date="2025-06-21T05:56:00Z">
        <w:r w:rsidRPr="00D70A78" w:rsidDel="008C0342">
          <w:rPr>
            <w:rFonts w:ascii="Times New Roman" w:hAnsi="Times New Roman" w:cs="Times New Roman"/>
            <w:i w:val="0"/>
            <w:iCs w:val="0"/>
            <w:color w:val="auto"/>
            <w:sz w:val="28"/>
            <w:szCs w:val="22"/>
          </w:rPr>
          <w:delText xml:space="preserve"> без использования внешни</w:delText>
        </w:r>
        <w:r w:rsidDel="008C0342">
          <w:rPr>
            <w:rFonts w:ascii="Times New Roman" w:hAnsi="Times New Roman" w:cs="Times New Roman"/>
            <w:i w:val="0"/>
            <w:iCs w:val="0"/>
            <w:color w:val="auto"/>
            <w:sz w:val="28"/>
            <w:szCs w:val="22"/>
          </w:rPr>
          <w:delText>х СУБД</w:delText>
        </w:r>
      </w:del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;</w:t>
      </w:r>
    </w:p>
    <w:p w14:paraId="4361C39D" w14:textId="77777777" w:rsidR="00D70A78" w:rsidRPr="00D70A78" w:rsidRDefault="00D70A78" w:rsidP="000D1AA0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П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ростую ручную пр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оверку и редактирование файлов;</w:t>
      </w:r>
    </w:p>
    <w:p w14:paraId="189A36AE" w14:textId="77777777" w:rsidR="00D70A78" w:rsidRPr="00D70A78" w:rsidRDefault="00D70A78" w:rsidP="000D1AA0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Н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адёжную работу на любой платформе без необходимост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и установки дополнительного ПО.</w:t>
      </w:r>
    </w:p>
    <w:p w14:paraId="6F30601D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При необходимости архитектура позволяет безболезненно перейти к испо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льзованию баз данных в будущем.</w:t>
      </w:r>
    </w:p>
    <w:p w14:paraId="2DE42D80" w14:textId="2B7A5379" w:rsidR="00D70A78" w:rsidRPr="00D70A78" w:rsidDel="00E32694" w:rsidRDefault="00D70A78" w:rsidP="00D70A78">
      <w:pPr>
        <w:pStyle w:val="ad"/>
        <w:spacing w:after="0" w:line="360" w:lineRule="auto"/>
        <w:ind w:firstLine="709"/>
        <w:jc w:val="center"/>
        <w:rPr>
          <w:del w:id="277" w:author="kab-35-17" w:date="2025-06-21T06:08:00Z"/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del w:id="278" w:author="kab-35-17" w:date="2025-06-21T06:08:00Z">
        <w:r w:rsidRPr="00D70A78" w:rsidDel="00E32694">
          <w:rPr>
            <w:rFonts w:ascii="Times New Roman" w:hAnsi="Times New Roman" w:cs="Times New Roman"/>
            <w:i w:val="0"/>
            <w:iCs w:val="0"/>
            <w:color w:val="auto"/>
            <w:sz w:val="28"/>
            <w:szCs w:val="22"/>
          </w:rPr>
          <w:delText>Особенности реализации</w:delText>
        </w:r>
      </w:del>
    </w:p>
    <w:p w14:paraId="25B24FCF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Разработка выполнялась на языке C# (версия 7.3), с использованием стандартных средств платформы .NET. В качестве пользовательского интерфейса выбрано консол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ьное приложение, поскольку оно:</w:t>
      </w:r>
    </w:p>
    <w:p w14:paraId="44AC768A" w14:textId="77777777" w:rsidR="00D70A78" w:rsidRPr="00D70A78" w:rsidRDefault="00D70A78" w:rsidP="000D1AA0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Н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 требует графической оболочки и дополнительных зависим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остей;</w:t>
      </w:r>
    </w:p>
    <w:p w14:paraId="274C6AC5" w14:textId="77777777" w:rsidR="00D70A78" w:rsidRPr="00D70A78" w:rsidRDefault="00D70A78" w:rsidP="000D1AA0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Л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егко реализуетс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я и подходит для учебных задач;</w:t>
      </w:r>
    </w:p>
    <w:p w14:paraId="39A8CADA" w14:textId="77777777" w:rsidR="00D70A78" w:rsidRPr="00D70A78" w:rsidRDefault="00D70A78" w:rsidP="000D1AA0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У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добно при отлад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ке и проверке функциональности.</w:t>
      </w:r>
    </w:p>
    <w:p w14:paraId="1B7AEB62" w14:textId="77777777" w:rsidR="005C6CDD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Работа с пользователем построена через текстовое меню, предлагающее действия по управлению данными и получению отчётов. Такой подход позволяет последовательно реализовать логику системы и упростить восприятие даже для неподготовленного пользователя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.</w:t>
      </w:r>
    </w:p>
    <w:p w14:paraId="55A4CE71" w14:textId="77777777" w:rsidR="00184568" w:rsidRDefault="005C554A" w:rsidP="007A6E6D">
      <w:pPr>
        <w:keepNext/>
        <w:spacing w:after="0"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0356DF8" wp14:editId="2CC8A16F">
            <wp:extent cx="2924175" cy="32099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959A" w14:textId="77777777" w:rsidR="00184568" w:rsidRPr="000865A4" w:rsidRDefault="005C554A" w:rsidP="00184568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1 М</w:t>
      </w:r>
      <w:r w:rsidR="00184568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еню программы</w:t>
      </w:r>
    </w:p>
    <w:p w14:paraId="7BC7F288" w14:textId="77777777" w:rsidR="005C554A" w:rsidRPr="005C554A" w:rsidRDefault="005C554A" w:rsidP="005C554A"/>
    <w:p w14:paraId="40B05773" w14:textId="77777777" w:rsidR="005C554A" w:rsidRDefault="005C554A" w:rsidP="005C55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специальности.</w:t>
      </w:r>
    </w:p>
    <w:p w14:paraId="48179CFC" w14:textId="77777777" w:rsidR="005C554A" w:rsidRPr="005C554A" w:rsidRDefault="005C554A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54A">
        <w:rPr>
          <w:rFonts w:ascii="Times New Roman" w:hAnsi="Times New Roman" w:cs="Times New Roman"/>
          <w:sz w:val="28"/>
          <w:szCs w:val="28"/>
        </w:rPr>
        <w:t>На изображении показан процесс добавления новой специальности через консольное меню приложения. Пользователь поочерёдно вводит:</w:t>
      </w:r>
    </w:p>
    <w:p w14:paraId="4CEE50F4" w14:textId="77777777" w:rsidR="005C554A" w:rsidRPr="005C554A" w:rsidRDefault="005C554A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54A">
        <w:rPr>
          <w:rFonts w:ascii="Times New Roman" w:hAnsi="Times New Roman" w:cs="Times New Roman"/>
          <w:sz w:val="28"/>
          <w:szCs w:val="28"/>
        </w:rPr>
        <w:t xml:space="preserve">После ввода всех данных система выводит сообщение: </w:t>
      </w:r>
      <w:r w:rsidRPr="005C554A">
        <w:rPr>
          <w:rFonts w:ascii="Times New Roman" w:hAnsi="Times New Roman" w:cs="Times New Roman"/>
          <w:bCs/>
          <w:sz w:val="28"/>
          <w:szCs w:val="28"/>
        </w:rPr>
        <w:t>"Специальность добавлена."</w:t>
      </w:r>
      <w:r w:rsidRPr="005C554A">
        <w:rPr>
          <w:rFonts w:ascii="Times New Roman" w:hAnsi="Times New Roman" w:cs="Times New Roman"/>
          <w:sz w:val="28"/>
          <w:szCs w:val="28"/>
        </w:rPr>
        <w:t>, подтверждающее успешное сохранение информации.</w:t>
      </w:r>
    </w:p>
    <w:p w14:paraId="6DA47F93" w14:textId="77777777" w:rsidR="005C554A" w:rsidRDefault="005C554A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54A">
        <w:rPr>
          <w:rFonts w:ascii="Times New Roman" w:hAnsi="Times New Roman" w:cs="Times New Roman"/>
          <w:sz w:val="28"/>
          <w:szCs w:val="28"/>
        </w:rPr>
        <w:t>Этот процесс реализован с помощью метода AddSpecialty(), который сохраняет введённые данные в список специальностей и записывает их в файл для дальнейшего использования.</w:t>
      </w:r>
    </w:p>
    <w:p w14:paraId="5ABF098F" w14:textId="77777777" w:rsidR="005C554A" w:rsidRDefault="005C554A" w:rsidP="005C55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E5DDBE" wp14:editId="38788144">
            <wp:extent cx="3371850" cy="8572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A729" w14:textId="77777777" w:rsidR="00E470E1" w:rsidRDefault="005C554A" w:rsidP="00E470E1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2</w:t>
      </w:r>
      <w:r w:rsidR="00E470E1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Добавление специальности</w:t>
      </w:r>
    </w:p>
    <w:p w14:paraId="11BFC589" w14:textId="77777777" w:rsidR="002A463B" w:rsidRPr="002A463B" w:rsidRDefault="002A463B" w:rsidP="002A463B"/>
    <w:p w14:paraId="0509D325" w14:textId="77777777" w:rsidR="00E470E1" w:rsidRPr="00962055" w:rsidRDefault="005C554A" w:rsidP="00962055">
      <w:pPr>
        <w:pStyle w:val="2"/>
        <w:rPr>
          <w:b w:val="0"/>
        </w:rPr>
      </w:pPr>
      <w:r w:rsidRPr="00962055">
        <w:rPr>
          <w:b w:val="0"/>
        </w:rPr>
        <w:t>Добавление кафедры</w:t>
      </w:r>
    </w:p>
    <w:p w14:paraId="64F5D2A9" w14:textId="77777777" w:rsidR="00E470E1" w:rsidRDefault="00E470E1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</w:t>
      </w:r>
      <w:r w:rsidR="00962055">
        <w:rPr>
          <w:rFonts w:ascii="Times New Roman" w:hAnsi="Times New Roman" w:cs="Times New Roman"/>
          <w:sz w:val="28"/>
          <w:szCs w:val="28"/>
        </w:rPr>
        <w:t>вателю необходимо добавить кафедру</w:t>
      </w:r>
      <w:r>
        <w:rPr>
          <w:rFonts w:ascii="Times New Roman" w:hAnsi="Times New Roman" w:cs="Times New Roman"/>
          <w:sz w:val="28"/>
          <w:szCs w:val="28"/>
        </w:rPr>
        <w:t xml:space="preserve"> ему необходимо перейти на </w:t>
      </w:r>
      <w:r w:rsidR="00962055">
        <w:rPr>
          <w:rFonts w:ascii="Times New Roman" w:hAnsi="Times New Roman" w:cs="Times New Roman"/>
          <w:sz w:val="28"/>
          <w:szCs w:val="28"/>
        </w:rPr>
        <w:t>пятый</w:t>
      </w:r>
      <w:r>
        <w:rPr>
          <w:rFonts w:ascii="Times New Roman" w:hAnsi="Times New Roman" w:cs="Times New Roman"/>
          <w:sz w:val="28"/>
          <w:szCs w:val="28"/>
        </w:rPr>
        <w:t xml:space="preserve"> пункт и ввести все необходимые данные</w:t>
      </w:r>
      <w:r w:rsidR="005070A1">
        <w:rPr>
          <w:rFonts w:ascii="Times New Roman" w:hAnsi="Times New Roman" w:cs="Times New Roman"/>
          <w:sz w:val="28"/>
          <w:szCs w:val="28"/>
        </w:rPr>
        <w:t>, данно</w:t>
      </w:r>
      <w:r w:rsidR="00962055">
        <w:rPr>
          <w:rFonts w:ascii="Times New Roman" w:hAnsi="Times New Roman" w:cs="Times New Roman"/>
          <w:sz w:val="28"/>
          <w:szCs w:val="28"/>
        </w:rPr>
        <w:t>е действие показано на рисунке 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9F7B48" w14:textId="77777777" w:rsidR="00E470E1" w:rsidRDefault="005C554A" w:rsidP="007A6E6D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203CCDF" wp14:editId="66D73F35">
            <wp:extent cx="3476625" cy="8286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437D" w14:textId="77777777" w:rsidR="005070A1" w:rsidRDefault="00962055" w:rsidP="005070A1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3</w:t>
      </w:r>
      <w:r w:rsidR="00E470E1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="005070A1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Доба</w:t>
      </w:r>
      <w:r w:rsidR="005C554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вление кафедры</w:t>
      </w:r>
    </w:p>
    <w:p w14:paraId="1FAECD15" w14:textId="77777777" w:rsidR="005C554A" w:rsidRPr="005C554A" w:rsidRDefault="005C554A" w:rsidP="005C554A"/>
    <w:p w14:paraId="0FFE5ABA" w14:textId="77777777" w:rsidR="00184568" w:rsidRPr="00962055" w:rsidRDefault="005C554A" w:rsidP="00962055">
      <w:pPr>
        <w:pStyle w:val="2"/>
        <w:rPr>
          <w:b w:val="0"/>
        </w:rPr>
      </w:pPr>
      <w:r w:rsidRPr="00962055">
        <w:rPr>
          <w:b w:val="0"/>
        </w:rPr>
        <w:t>Добавление дисциплины</w:t>
      </w:r>
    </w:p>
    <w:p w14:paraId="2BEB389C" w14:textId="77777777" w:rsidR="005070A1" w:rsidRDefault="005070A1" w:rsidP="00507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перехода на этот пункт пользователь может добавить нового служащего в файл. Данно</w:t>
      </w:r>
      <w:r w:rsidR="00962055">
        <w:rPr>
          <w:rFonts w:ascii="Times New Roman" w:hAnsi="Times New Roman" w:cs="Times New Roman"/>
          <w:sz w:val="28"/>
          <w:szCs w:val="28"/>
        </w:rPr>
        <w:t>е действие показано 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E7847F" w14:textId="77777777" w:rsidR="005070A1" w:rsidRDefault="005C554A" w:rsidP="007A6E6D">
      <w:pPr>
        <w:keepNext/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6AA0B6EF" wp14:editId="3296E822">
            <wp:extent cx="4505325" cy="12858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F572" w14:textId="77777777" w:rsidR="00184568" w:rsidRDefault="00962055" w:rsidP="005070A1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4</w:t>
      </w:r>
      <w:r w:rsidR="005C554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Добавление дисциплины</w:t>
      </w:r>
    </w:p>
    <w:p w14:paraId="551EF340" w14:textId="77777777" w:rsidR="00962055" w:rsidRPr="00962055" w:rsidRDefault="00962055" w:rsidP="00962055"/>
    <w:p w14:paraId="1F66BA1D" w14:textId="77777777" w:rsidR="00962055" w:rsidRDefault="00962055" w:rsidP="00962055">
      <w:pPr>
        <w:pStyle w:val="2"/>
        <w:rPr>
          <w:b w:val="0"/>
        </w:rPr>
      </w:pPr>
      <w:r w:rsidRPr="00962055">
        <w:rPr>
          <w:b w:val="0"/>
        </w:rPr>
        <w:t>Сведения о специальности, кафедре и</w:t>
      </w:r>
      <w:r>
        <w:rPr>
          <w:b w:val="0"/>
        </w:rPr>
        <w:t xml:space="preserve"> дисциплины</w:t>
      </w:r>
    </w:p>
    <w:p w14:paraId="42FEB889" w14:textId="77777777" w:rsidR="00962055" w:rsidRPr="00962055" w:rsidRDefault="00962055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пользователю необходимо увидеть сведения о добавленных или уже имеющихся: специальностях, кафедрах и дисциплинах - то ему </w:t>
      </w:r>
      <w:r w:rsidR="00647D70">
        <w:rPr>
          <w:rFonts w:ascii="Times New Roman" w:hAnsi="Times New Roman" w:cs="Times New Roman"/>
          <w:sz w:val="28"/>
          <w:szCs w:val="28"/>
        </w:rPr>
        <w:t>нужно вызвать действие под номером 2 (сведения о специальностях), 6 (сведения о кафедрах), 9 (сведения о дисциплинах). Результат вызова этих действий показан на рисунке 5.</w:t>
      </w:r>
    </w:p>
    <w:p w14:paraId="40FA3CFB" w14:textId="77777777" w:rsidR="00962055" w:rsidRDefault="00962055" w:rsidP="002A463B">
      <w:r>
        <w:rPr>
          <w:noProof/>
          <w:lang w:eastAsia="ru-RU"/>
        </w:rPr>
        <w:drawing>
          <wp:inline distT="0" distB="0" distL="0" distR="0" wp14:anchorId="62543D1C" wp14:editId="54B9566E">
            <wp:extent cx="5939790" cy="37782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4186" w14:textId="77777777" w:rsidR="00962055" w:rsidRDefault="00962055" w:rsidP="002A463B">
      <w:r>
        <w:rPr>
          <w:noProof/>
          <w:lang w:eastAsia="ru-RU"/>
        </w:rPr>
        <w:drawing>
          <wp:inline distT="0" distB="0" distL="0" distR="0" wp14:anchorId="65358C15" wp14:editId="524BDE77">
            <wp:extent cx="5939790" cy="377825"/>
            <wp:effectExtent l="0" t="0" r="381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9171" w14:textId="77777777" w:rsidR="00962055" w:rsidRPr="002A463B" w:rsidRDefault="00962055" w:rsidP="002A463B">
      <w:r>
        <w:rPr>
          <w:noProof/>
          <w:lang w:eastAsia="ru-RU"/>
        </w:rPr>
        <w:drawing>
          <wp:inline distT="0" distB="0" distL="0" distR="0" wp14:anchorId="43A25718" wp14:editId="45F401B8">
            <wp:extent cx="5939790" cy="32639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54C5" w14:textId="77777777" w:rsidR="00647D70" w:rsidRDefault="00647D70" w:rsidP="00647D70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5 Сведения</w:t>
      </w:r>
    </w:p>
    <w:p w14:paraId="2590F6AA" w14:textId="77777777" w:rsidR="00647D70" w:rsidRPr="00647D70" w:rsidRDefault="00647D70" w:rsidP="00647D70"/>
    <w:p w14:paraId="4553A8C1" w14:textId="77777777" w:rsidR="00647D70" w:rsidRDefault="00647D70" w:rsidP="000B69BF">
      <w:pPr>
        <w:pStyle w:val="2"/>
        <w:spacing w:before="0" w:line="360" w:lineRule="auto"/>
        <w:rPr>
          <w:b w:val="0"/>
        </w:rPr>
      </w:pPr>
      <w:r>
        <w:rPr>
          <w:b w:val="0"/>
        </w:rPr>
        <w:lastRenderedPageBreak/>
        <w:t>Поиск лабораторных часов</w:t>
      </w:r>
    </w:p>
    <w:p w14:paraId="357DDB84" w14:textId="77777777" w:rsidR="00647D70" w:rsidRDefault="00647D70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</w:t>
      </w:r>
      <w:r w:rsidR="000B69BF">
        <w:rPr>
          <w:rFonts w:ascii="Times New Roman" w:hAnsi="Times New Roman" w:cs="Times New Roman"/>
          <w:sz w:val="28"/>
          <w:szCs w:val="28"/>
        </w:rPr>
        <w:t xml:space="preserve"> информации</w:t>
      </w:r>
      <w:r>
        <w:rPr>
          <w:rFonts w:ascii="Times New Roman" w:hAnsi="Times New Roman" w:cs="Times New Roman"/>
          <w:sz w:val="28"/>
          <w:szCs w:val="28"/>
        </w:rPr>
        <w:t xml:space="preserve"> о количестве лабораторных часов</w:t>
      </w:r>
      <w:r w:rsidR="000B69BF">
        <w:rPr>
          <w:rFonts w:ascii="Times New Roman" w:hAnsi="Times New Roman" w:cs="Times New Roman"/>
          <w:sz w:val="28"/>
          <w:szCs w:val="28"/>
        </w:rPr>
        <w:t xml:space="preserve"> по дисциплинам</w:t>
      </w:r>
      <w:r>
        <w:rPr>
          <w:rFonts w:ascii="Times New Roman" w:hAnsi="Times New Roman" w:cs="Times New Roman"/>
          <w:sz w:val="28"/>
          <w:szCs w:val="28"/>
        </w:rPr>
        <w:t>, закрепленных за опр</w:t>
      </w:r>
      <w:r w:rsidR="000B69BF">
        <w:rPr>
          <w:rFonts w:ascii="Times New Roman" w:hAnsi="Times New Roman" w:cs="Times New Roman"/>
          <w:sz w:val="28"/>
          <w:szCs w:val="28"/>
        </w:rPr>
        <w:t>еделенной специальностью</w:t>
      </w:r>
      <w:r>
        <w:rPr>
          <w:rFonts w:ascii="Times New Roman" w:hAnsi="Times New Roman" w:cs="Times New Roman"/>
          <w:sz w:val="28"/>
          <w:szCs w:val="28"/>
        </w:rPr>
        <w:t>, пользователь должен воспользоваться 3 действием. Результаты выполнения приложены на рисунке 6.</w:t>
      </w:r>
    </w:p>
    <w:p w14:paraId="385B23E8" w14:textId="77777777" w:rsidR="000B69BF" w:rsidRDefault="000B69BF" w:rsidP="000B69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F2CD0E" wp14:editId="49B16A6D">
            <wp:extent cx="2743200" cy="466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43AA" w14:textId="77777777" w:rsidR="000B69BF" w:rsidRDefault="000B69BF" w:rsidP="000B69BF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6 Лабораторные часы</w:t>
      </w:r>
    </w:p>
    <w:p w14:paraId="2F999611" w14:textId="77777777" w:rsidR="000B69BF" w:rsidRDefault="000B69BF" w:rsidP="000B69BF"/>
    <w:p w14:paraId="321EE4B1" w14:textId="77777777" w:rsidR="000B69BF" w:rsidRDefault="000B69BF" w:rsidP="000B69BF">
      <w:pPr>
        <w:pStyle w:val="2"/>
        <w:spacing w:before="0" w:line="360" w:lineRule="auto"/>
        <w:rPr>
          <w:b w:val="0"/>
        </w:rPr>
      </w:pPr>
      <w:r>
        <w:rPr>
          <w:b w:val="0"/>
        </w:rPr>
        <w:t>Семестровая нагрузка кафедры по специальности</w:t>
      </w:r>
    </w:p>
    <w:p w14:paraId="66381DF6" w14:textId="77777777" w:rsidR="000B69BF" w:rsidRDefault="000B69BF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9BF">
        <w:rPr>
          <w:rFonts w:ascii="Times New Roman" w:hAnsi="Times New Roman" w:cs="Times New Roman"/>
          <w:sz w:val="28"/>
          <w:szCs w:val="28"/>
        </w:rPr>
        <w:t>Чтобы получить информацию о семестровой нагрузке кафедры по конкретной специальности, необходимо выполнить</w:t>
      </w:r>
      <w:r>
        <w:rPr>
          <w:rFonts w:ascii="Times New Roman" w:hAnsi="Times New Roman" w:cs="Times New Roman"/>
          <w:sz w:val="28"/>
          <w:szCs w:val="28"/>
        </w:rPr>
        <w:t xml:space="preserve"> 7 действие. Результаты </w:t>
      </w:r>
      <w:r w:rsidRPr="000B69BF">
        <w:rPr>
          <w:rFonts w:ascii="Times New Roman" w:hAnsi="Times New Roman" w:cs="Times New Roman"/>
          <w:sz w:val="28"/>
          <w:szCs w:val="28"/>
        </w:rPr>
        <w:t xml:space="preserve">отображены </w:t>
      </w:r>
      <w:r>
        <w:rPr>
          <w:rFonts w:ascii="Times New Roman" w:hAnsi="Times New Roman" w:cs="Times New Roman"/>
          <w:sz w:val="28"/>
          <w:szCs w:val="28"/>
        </w:rPr>
        <w:t>на рисунке 7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14:paraId="11E24109" w14:textId="77777777" w:rsidR="000B69BF" w:rsidRDefault="000B69BF" w:rsidP="000B69BF">
      <w:pPr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364CB75B" wp14:editId="3822FD25">
            <wp:extent cx="2466975" cy="762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A181" w14:textId="77777777" w:rsidR="000B69BF" w:rsidRDefault="000B69BF" w:rsidP="000B69BF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7 Семестровая нагрузка</w:t>
      </w:r>
    </w:p>
    <w:p w14:paraId="1771A44A" w14:textId="77777777" w:rsidR="000B69BF" w:rsidRDefault="000B69BF" w:rsidP="000B69BF"/>
    <w:p w14:paraId="7DB856DD" w14:textId="77777777" w:rsidR="000B69BF" w:rsidRDefault="000B69BF" w:rsidP="000B69BF">
      <w:pPr>
        <w:pStyle w:val="2"/>
        <w:spacing w:before="0" w:line="360" w:lineRule="auto"/>
        <w:rPr>
          <w:b w:val="0"/>
        </w:rPr>
      </w:pPr>
      <w:r>
        <w:rPr>
          <w:b w:val="0"/>
        </w:rPr>
        <w:t>Поиск часов по дисциплине</w:t>
      </w:r>
    </w:p>
    <w:p w14:paraId="23E94E07" w14:textId="77777777" w:rsidR="000B69BF" w:rsidRDefault="000B69BF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9BF">
        <w:rPr>
          <w:rFonts w:ascii="Times New Roman" w:hAnsi="Times New Roman" w:cs="Times New Roman"/>
          <w:sz w:val="28"/>
          <w:szCs w:val="28"/>
        </w:rPr>
        <w:t>Для получения информации о количестве часов, выделенных на конкретную дисциплину,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 следует выполнить 10 действие. Результаты показаны</w:t>
      </w:r>
      <w:r w:rsidRPr="000B69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8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14:paraId="48633231" w14:textId="77777777" w:rsidR="000B69BF" w:rsidRPr="000B69BF" w:rsidRDefault="000B69BF" w:rsidP="000B69BF">
      <w:pPr>
        <w:jc w:val="center"/>
      </w:pPr>
      <w:r>
        <w:rPr>
          <w:noProof/>
          <w:lang w:eastAsia="ru-RU"/>
        </w:rPr>
        <w:drawing>
          <wp:inline distT="0" distB="0" distL="0" distR="0" wp14:anchorId="31563B2D" wp14:editId="5428F2CE">
            <wp:extent cx="4486275" cy="7334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5EDD" w14:textId="2A1264D7" w:rsidR="000B69BF" w:rsidRDefault="000B69BF" w:rsidP="000B69BF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Рис. 8 </w:t>
      </w:r>
      <w:ins w:id="279" w:author="kab-35-17" w:date="2025-06-21T05:57:00Z">
        <w:r w:rsidR="008C0342">
          <w:rPr>
            <w:rFonts w:ascii="Times New Roman" w:hAnsi="Times New Roman" w:cs="Times New Roman"/>
            <w:i w:val="0"/>
            <w:color w:val="000000" w:themeColor="text1"/>
            <w:sz w:val="28"/>
            <w:szCs w:val="28"/>
          </w:rPr>
          <w:t>Поиск часов по дисциплине</w:t>
        </w:r>
      </w:ins>
      <w:del w:id="280" w:author="kab-35-17" w:date="2025-06-21T05:57:00Z">
        <w:r w:rsidDel="008C0342">
          <w:rPr>
            <w:rFonts w:ascii="Times New Roman" w:hAnsi="Times New Roman" w:cs="Times New Roman"/>
            <w:i w:val="0"/>
            <w:color w:val="000000" w:themeColor="text1"/>
            <w:sz w:val="28"/>
            <w:szCs w:val="28"/>
          </w:rPr>
          <w:delText>Семестровая нагрузка</w:delText>
        </w:r>
      </w:del>
    </w:p>
    <w:p w14:paraId="51090EB0" w14:textId="77777777" w:rsidR="00D617F4" w:rsidRDefault="00D617F4" w:rsidP="00D617F4">
      <w:pPr>
        <w:pStyle w:val="2"/>
        <w:spacing w:before="0" w:line="360" w:lineRule="auto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14:paraId="63855DF0" w14:textId="77777777" w:rsidR="00D617F4" w:rsidRDefault="00D617F4" w:rsidP="00D617F4">
      <w:pPr>
        <w:pStyle w:val="2"/>
        <w:spacing w:before="0" w:line="360" w:lineRule="auto"/>
        <w:rPr>
          <w:b w:val="0"/>
        </w:rPr>
      </w:pPr>
      <w:r>
        <w:rPr>
          <w:b w:val="0"/>
        </w:rPr>
        <w:t>Дисциплины по кафедре</w:t>
      </w:r>
    </w:p>
    <w:p w14:paraId="0E719E87" w14:textId="77777777" w:rsidR="00D617F4" w:rsidRPr="00D617F4" w:rsidRDefault="00D617F4" w:rsidP="00D61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7F4">
        <w:rPr>
          <w:rFonts w:ascii="Times New Roman" w:hAnsi="Times New Roman" w:cs="Times New Roman"/>
          <w:sz w:val="28"/>
          <w:szCs w:val="28"/>
        </w:rPr>
        <w:t>Чтобы узнать, какие дисциплины связаны с ко</w:t>
      </w:r>
      <w:r>
        <w:rPr>
          <w:rFonts w:ascii="Times New Roman" w:hAnsi="Times New Roman" w:cs="Times New Roman"/>
          <w:sz w:val="28"/>
          <w:szCs w:val="28"/>
        </w:rPr>
        <w:t xml:space="preserve">нкретной кафедрой, пользователю </w:t>
      </w:r>
      <w:r w:rsidRPr="00D617F4">
        <w:rPr>
          <w:rFonts w:ascii="Times New Roman" w:hAnsi="Times New Roman" w:cs="Times New Roman"/>
          <w:sz w:val="28"/>
          <w:szCs w:val="28"/>
        </w:rPr>
        <w:t>следу</w:t>
      </w:r>
      <w:r>
        <w:rPr>
          <w:rFonts w:ascii="Times New Roman" w:hAnsi="Times New Roman" w:cs="Times New Roman"/>
          <w:sz w:val="28"/>
          <w:szCs w:val="28"/>
        </w:rPr>
        <w:t>ет выполнить 11 действие. Результаты продемонстрированы на рисунке 9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14:paraId="37DB4875" w14:textId="77777777" w:rsidR="00647D70" w:rsidRPr="00647D70" w:rsidRDefault="00D617F4" w:rsidP="00D617F4">
      <w:pPr>
        <w:jc w:val="center"/>
      </w:pPr>
      <w:r>
        <w:rPr>
          <w:noProof/>
          <w:lang w:eastAsia="ru-RU"/>
        </w:rPr>
        <w:drawing>
          <wp:inline distT="0" distB="0" distL="0" distR="0" wp14:anchorId="41F7B149" wp14:editId="56591F4D">
            <wp:extent cx="3400425" cy="4762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78CF" w14:textId="7F212713" w:rsidR="00D617F4" w:rsidRDefault="00D617F4" w:rsidP="00D617F4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Рис. 9 </w:t>
      </w:r>
      <w:ins w:id="281" w:author="kab-35-17" w:date="2025-06-21T05:58:00Z">
        <w:r w:rsidR="008C0342">
          <w:rPr>
            <w:rFonts w:ascii="Times New Roman" w:hAnsi="Times New Roman" w:cs="Times New Roman"/>
            <w:i w:val="0"/>
            <w:color w:val="000000" w:themeColor="text1"/>
            <w:sz w:val="28"/>
            <w:szCs w:val="28"/>
          </w:rPr>
          <w:t>Дисциплины по кафедре</w:t>
        </w:r>
      </w:ins>
      <w:del w:id="282" w:author="kab-35-17" w:date="2025-06-21T05:58:00Z">
        <w:r w:rsidDel="008C0342">
          <w:rPr>
            <w:rFonts w:ascii="Times New Roman" w:hAnsi="Times New Roman" w:cs="Times New Roman"/>
            <w:i w:val="0"/>
            <w:color w:val="000000" w:themeColor="text1"/>
            <w:sz w:val="28"/>
            <w:szCs w:val="28"/>
          </w:rPr>
          <w:delText>Семестровая нагрузка</w:delText>
        </w:r>
      </w:del>
    </w:p>
    <w:p w14:paraId="6C6281E7" w14:textId="77777777" w:rsidR="00D617F4" w:rsidRDefault="00D617F4" w:rsidP="00D617F4"/>
    <w:p w14:paraId="1A1E598E" w14:textId="77777777" w:rsidR="00D617F4" w:rsidRDefault="00D617F4" w:rsidP="00D617F4">
      <w:pPr>
        <w:spacing w:after="0" w:line="360" w:lineRule="auto"/>
        <w:ind w:firstLine="709"/>
        <w:jc w:val="center"/>
        <w:rPr>
          <w:rFonts w:ascii="Times New Roman" w:eastAsiaTheme="majorEastAsia" w:hAnsi="Times New Roman" w:cstheme="majorBidi"/>
          <w:sz w:val="28"/>
          <w:szCs w:val="26"/>
        </w:rPr>
      </w:pPr>
      <w:r w:rsidRPr="00D617F4">
        <w:rPr>
          <w:rFonts w:ascii="Times New Roman" w:eastAsiaTheme="majorEastAsia" w:hAnsi="Times New Roman" w:cstheme="majorBidi"/>
          <w:sz w:val="28"/>
          <w:szCs w:val="26"/>
        </w:rPr>
        <w:t>Дисциплины с минимальной и максимальной продолжительностью занятий</w:t>
      </w:r>
    </w:p>
    <w:p w14:paraId="195E5FF3" w14:textId="77777777" w:rsidR="00D617F4" w:rsidRPr="00D617F4" w:rsidRDefault="00D617F4" w:rsidP="00D61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7F4">
        <w:rPr>
          <w:rFonts w:ascii="Times New Roman" w:hAnsi="Times New Roman" w:cs="Times New Roman"/>
          <w:sz w:val="28"/>
          <w:szCs w:val="28"/>
        </w:rPr>
        <w:t>Чтобы найти дисциплины с минимальной и максимальной продолжительностью за</w:t>
      </w:r>
      <w:r>
        <w:rPr>
          <w:rFonts w:ascii="Times New Roman" w:hAnsi="Times New Roman" w:cs="Times New Roman"/>
          <w:sz w:val="28"/>
          <w:szCs w:val="28"/>
        </w:rPr>
        <w:t>нятий, нужно выполнить 11 действие. Результаты можно увидеть на рисунке 10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14:paraId="5493AC11" w14:textId="77777777" w:rsidR="00D617F4" w:rsidRPr="00D617F4" w:rsidRDefault="00D617F4" w:rsidP="00D617F4">
      <w:pPr>
        <w:jc w:val="center"/>
      </w:pPr>
      <w:r>
        <w:rPr>
          <w:noProof/>
          <w:lang w:eastAsia="ru-RU"/>
        </w:rPr>
        <w:drawing>
          <wp:inline distT="0" distB="0" distL="0" distR="0" wp14:anchorId="3412A863" wp14:editId="4AD2A885">
            <wp:extent cx="3133725" cy="4953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EA42" w14:textId="2E6AB92D" w:rsidR="00D617F4" w:rsidRPr="008C0342" w:rsidRDefault="00D617F4" w:rsidP="008C0342">
      <w:pPr>
        <w:spacing w:after="0" w:line="360" w:lineRule="auto"/>
        <w:ind w:firstLine="709"/>
        <w:jc w:val="center"/>
        <w:rPr>
          <w:rFonts w:ascii="Times New Roman" w:eastAsiaTheme="majorEastAsia" w:hAnsi="Times New Roman" w:cstheme="majorBidi"/>
          <w:sz w:val="28"/>
          <w:szCs w:val="26"/>
          <w:rPrChange w:id="283" w:author="kab-35-17" w:date="2025-06-21T05:58:00Z">
            <w:rPr>
              <w:rFonts w:ascii="Times New Roman" w:hAnsi="Times New Roman" w:cs="Times New Roman"/>
              <w:i w:val="0"/>
              <w:color w:val="000000" w:themeColor="text1"/>
              <w:sz w:val="28"/>
              <w:szCs w:val="28"/>
            </w:rPr>
          </w:rPrChange>
        </w:rPr>
        <w:pPrChange w:id="284" w:author="kab-35-17" w:date="2025-06-21T05:58:00Z">
          <w:pPr>
            <w:pStyle w:val="ad"/>
            <w:jc w:val="center"/>
          </w:pPr>
        </w:pPrChange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10 </w:t>
      </w:r>
      <w:ins w:id="285" w:author="kab-35-17" w:date="2025-06-21T05:58:00Z">
        <w:r w:rsidR="008C0342" w:rsidRPr="00D617F4">
          <w:rPr>
            <w:rFonts w:ascii="Times New Roman" w:eastAsiaTheme="majorEastAsia" w:hAnsi="Times New Roman" w:cstheme="majorBidi"/>
            <w:sz w:val="28"/>
            <w:szCs w:val="26"/>
          </w:rPr>
          <w:t>Дисциплины с минимальной и максимальной продолжительностью занятий</w:t>
        </w:r>
      </w:ins>
      <w:del w:id="286" w:author="kab-35-17" w:date="2025-06-21T05:58:00Z">
        <w:r w:rsidDel="008C0342">
          <w:rPr>
            <w:rFonts w:ascii="Times New Roman" w:hAnsi="Times New Roman" w:cs="Times New Roman"/>
            <w:color w:val="000000" w:themeColor="text1"/>
            <w:sz w:val="28"/>
            <w:szCs w:val="28"/>
          </w:rPr>
          <w:delText>Семестровая нагрузка</w:delText>
        </w:r>
      </w:del>
    </w:p>
    <w:p w14:paraId="7BF3B6E5" w14:textId="77777777" w:rsidR="00D617F4" w:rsidRDefault="00D617F4" w:rsidP="00D617F4"/>
    <w:p w14:paraId="4FBC75FD" w14:textId="77777777" w:rsidR="00D617F4" w:rsidRPr="00D617F4" w:rsidRDefault="00D617F4" w:rsidP="00D617F4">
      <w:pPr>
        <w:pStyle w:val="2"/>
        <w:rPr>
          <w:b w:val="0"/>
        </w:rPr>
      </w:pPr>
      <w:r w:rsidRPr="00D617F4">
        <w:rPr>
          <w:b w:val="0"/>
        </w:rPr>
        <w:t>Общее количество экзаменов и зачетов по кафедрам</w:t>
      </w:r>
    </w:p>
    <w:p w14:paraId="0C073C10" w14:textId="77777777" w:rsidR="00D617F4" w:rsidRPr="00D617F4" w:rsidRDefault="00274F79" w:rsidP="00D61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F79">
        <w:rPr>
          <w:rFonts w:ascii="Times New Roman" w:hAnsi="Times New Roman" w:cs="Times New Roman"/>
          <w:sz w:val="28"/>
          <w:szCs w:val="28"/>
        </w:rPr>
        <w:t>ля получения информации о общем количестве экзаменов и зачетов, распределённых по кафедрам, пользователю нужно выполнить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17F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="00D617F4">
        <w:rPr>
          <w:rFonts w:ascii="Times New Roman" w:hAnsi="Times New Roman" w:cs="Times New Roman"/>
          <w:sz w:val="28"/>
          <w:szCs w:val="28"/>
        </w:rPr>
        <w:t xml:space="preserve"> действие. Результаты </w:t>
      </w:r>
      <w:r>
        <w:rPr>
          <w:rFonts w:ascii="Times New Roman" w:hAnsi="Times New Roman" w:cs="Times New Roman"/>
          <w:sz w:val="28"/>
          <w:szCs w:val="28"/>
        </w:rPr>
        <w:t>будут показаны</w:t>
      </w:r>
      <w:r w:rsidR="00D617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11</w:t>
      </w:r>
      <w:r w:rsidR="00D617F4" w:rsidRPr="000B69BF">
        <w:rPr>
          <w:rFonts w:ascii="Times New Roman" w:hAnsi="Times New Roman" w:cs="Times New Roman"/>
          <w:sz w:val="28"/>
          <w:szCs w:val="28"/>
        </w:rPr>
        <w:t>.</w:t>
      </w:r>
    </w:p>
    <w:p w14:paraId="0C97DA6D" w14:textId="77777777" w:rsidR="00D617F4" w:rsidRPr="00D617F4" w:rsidRDefault="00274F79" w:rsidP="00274F79">
      <w:pPr>
        <w:jc w:val="center"/>
      </w:pPr>
      <w:r>
        <w:rPr>
          <w:noProof/>
          <w:lang w:eastAsia="ru-RU"/>
        </w:rPr>
        <w:drawing>
          <wp:inline distT="0" distB="0" distL="0" distR="0" wp14:anchorId="0E97C5E5" wp14:editId="6F8F91EB">
            <wp:extent cx="3990975" cy="3714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2D40" w14:textId="77777777" w:rsidR="008C0342" w:rsidRPr="00D617F4" w:rsidRDefault="00274F79" w:rsidP="008C0342">
      <w:pPr>
        <w:pStyle w:val="2"/>
        <w:rPr>
          <w:ins w:id="287" w:author="kab-35-17" w:date="2025-06-21T05:58:00Z"/>
          <w:b w:val="0"/>
        </w:rPr>
      </w:pPr>
      <w:r w:rsidRPr="008C0342">
        <w:rPr>
          <w:rFonts w:cs="Times New Roman"/>
          <w:b w:val="0"/>
          <w:color w:val="000000" w:themeColor="text1"/>
          <w:szCs w:val="28"/>
          <w:rPrChange w:id="288" w:author="kab-35-17" w:date="2025-06-21T05:58:00Z">
            <w:rPr>
              <w:rFonts w:cs="Times New Roman"/>
              <w:color w:val="000000" w:themeColor="text1"/>
              <w:szCs w:val="28"/>
            </w:rPr>
          </w:rPrChange>
        </w:rPr>
        <w:t>Рис. 11</w:t>
      </w:r>
      <w:r>
        <w:rPr>
          <w:rFonts w:cs="Times New Roman"/>
          <w:color w:val="000000" w:themeColor="text1"/>
          <w:szCs w:val="28"/>
        </w:rPr>
        <w:t xml:space="preserve"> </w:t>
      </w:r>
      <w:ins w:id="289" w:author="kab-35-17" w:date="2025-06-21T05:58:00Z">
        <w:r w:rsidR="008C0342" w:rsidRPr="00D617F4">
          <w:rPr>
            <w:b w:val="0"/>
          </w:rPr>
          <w:t>Общее количество экзаменов и зачетов по кафедрам</w:t>
        </w:r>
      </w:ins>
    </w:p>
    <w:p w14:paraId="38A34C4F" w14:textId="3979488D" w:rsidR="00274F79" w:rsidRDefault="00274F79" w:rsidP="00274F79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del w:id="290" w:author="kab-35-17" w:date="2025-06-21T05:58:00Z">
        <w:r w:rsidDel="008C0342">
          <w:rPr>
            <w:rFonts w:ascii="Times New Roman" w:hAnsi="Times New Roman" w:cs="Times New Roman"/>
            <w:i w:val="0"/>
            <w:color w:val="000000" w:themeColor="text1"/>
            <w:sz w:val="28"/>
            <w:szCs w:val="28"/>
          </w:rPr>
          <w:delText>Семестровая нагрузка</w:delText>
        </w:r>
      </w:del>
    </w:p>
    <w:p w14:paraId="6BB33BD4" w14:textId="77777777" w:rsidR="00962055" w:rsidRDefault="00962055" w:rsidP="00FF5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B18A5" w14:textId="77777777" w:rsidR="00274F79" w:rsidRDefault="00274F79" w:rsidP="00274F79">
      <w:pPr>
        <w:pStyle w:val="2"/>
        <w:rPr>
          <w:b w:val="0"/>
        </w:rPr>
      </w:pPr>
    </w:p>
    <w:p w14:paraId="02BD49B0" w14:textId="77777777" w:rsidR="00274F79" w:rsidRPr="00D617F4" w:rsidRDefault="00274F79" w:rsidP="00274F79">
      <w:pPr>
        <w:pStyle w:val="2"/>
        <w:rPr>
          <w:b w:val="0"/>
        </w:rPr>
      </w:pPr>
      <w:r>
        <w:rPr>
          <w:b w:val="0"/>
        </w:rPr>
        <w:t>Удаление специальности</w:t>
      </w:r>
    </w:p>
    <w:p w14:paraId="32C08CF3" w14:textId="77777777" w:rsidR="00274F79" w:rsidRDefault="00274F79" w:rsidP="00274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удалить специальность</w:t>
      </w:r>
      <w:r w:rsidRPr="00274F79">
        <w:rPr>
          <w:rFonts w:ascii="Times New Roman" w:hAnsi="Times New Roman" w:cs="Times New Roman"/>
          <w:sz w:val="28"/>
          <w:szCs w:val="28"/>
        </w:rPr>
        <w:t xml:space="preserve"> пользователю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Pr="00274F79">
        <w:rPr>
          <w:rFonts w:ascii="Times New Roman" w:hAnsi="Times New Roman" w:cs="Times New Roman"/>
          <w:sz w:val="28"/>
          <w:szCs w:val="28"/>
        </w:rPr>
        <w:t xml:space="preserve"> выполнить</w:t>
      </w:r>
      <w:r>
        <w:rPr>
          <w:rFonts w:ascii="Times New Roman" w:hAnsi="Times New Roman" w:cs="Times New Roman"/>
          <w:sz w:val="28"/>
          <w:szCs w:val="28"/>
        </w:rPr>
        <w:t xml:space="preserve"> 4 действие. Результаты на рисунке 12.</w:t>
      </w:r>
    </w:p>
    <w:p w14:paraId="1FEC1FF9" w14:textId="77777777" w:rsidR="00274F79" w:rsidRPr="00D617F4" w:rsidRDefault="00274F79" w:rsidP="00274F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DDD942" wp14:editId="66E4A09A">
            <wp:extent cx="3552825" cy="5429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47D5" w14:textId="50EF51E3" w:rsidR="00274F79" w:rsidRPr="008C0342" w:rsidRDefault="00274F79" w:rsidP="008C0342">
      <w:pPr>
        <w:pStyle w:val="2"/>
        <w:rPr>
          <w:b w:val="0"/>
          <w:rPrChange w:id="291" w:author="kab-35-17" w:date="2025-06-21T05:58:00Z">
            <w:rPr>
              <w:rFonts w:ascii="Times New Roman" w:hAnsi="Times New Roman" w:cs="Times New Roman"/>
              <w:i w:val="0"/>
              <w:color w:val="000000" w:themeColor="text1"/>
              <w:sz w:val="28"/>
              <w:szCs w:val="28"/>
            </w:rPr>
          </w:rPrChange>
        </w:rPr>
        <w:pPrChange w:id="292" w:author="kab-35-17" w:date="2025-06-21T05:58:00Z">
          <w:pPr>
            <w:pStyle w:val="ad"/>
            <w:jc w:val="center"/>
          </w:pPr>
        </w:pPrChange>
      </w:pPr>
      <w:r>
        <w:rPr>
          <w:rFonts w:cs="Times New Roman"/>
          <w:color w:val="000000" w:themeColor="text1"/>
          <w:szCs w:val="28"/>
        </w:rPr>
        <w:t xml:space="preserve">Рис. 12 </w:t>
      </w:r>
      <w:ins w:id="293" w:author="kab-35-17" w:date="2025-06-21T05:58:00Z">
        <w:r w:rsidR="008C0342">
          <w:rPr>
            <w:b w:val="0"/>
          </w:rPr>
          <w:t>Удаление специальности</w:t>
        </w:r>
      </w:ins>
      <w:del w:id="294" w:author="kab-35-17" w:date="2025-06-21T05:58:00Z">
        <w:r w:rsidDel="008C0342">
          <w:rPr>
            <w:rFonts w:cs="Times New Roman"/>
            <w:color w:val="000000" w:themeColor="text1"/>
            <w:szCs w:val="28"/>
          </w:rPr>
          <w:delText>Семестровая нагрузка</w:delText>
        </w:r>
      </w:del>
    </w:p>
    <w:p w14:paraId="6D378EF1" w14:textId="77777777" w:rsidR="00184568" w:rsidRPr="00274F79" w:rsidRDefault="00FF5EDE" w:rsidP="00274F79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74F7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Это основное руководство пользователю, которое поможет ознакомиться с функциональностью и использованием приложения</w:t>
      </w:r>
    </w:p>
    <w:p w14:paraId="0773A838" w14:textId="77777777" w:rsidR="00691F1D" w:rsidRDefault="002C59AB" w:rsidP="000D1AA0">
      <w:pPr>
        <w:pStyle w:val="2"/>
        <w:numPr>
          <w:ilvl w:val="1"/>
          <w:numId w:val="12"/>
        </w:numPr>
      </w:pPr>
      <w:r>
        <w:t xml:space="preserve"> </w:t>
      </w:r>
      <w:bookmarkStart w:id="295" w:name="_Toc199780912"/>
      <w:r w:rsidR="000B0C12">
        <w:t>Руководство</w:t>
      </w:r>
      <w:r w:rsidR="00691F1D">
        <w:t xml:space="preserve"> программиста</w:t>
      </w:r>
      <w:bookmarkEnd w:id="295"/>
    </w:p>
    <w:p w14:paraId="7B0918C6" w14:textId="2CB2AFD8" w:rsidR="00274F79" w:rsidRDefault="00274F79" w:rsidP="00206DEE">
      <w:pPr>
        <w:pStyle w:val="a4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74F79">
        <w:rPr>
          <w:rFonts w:ascii="Times New Roman" w:hAnsi="Times New Roman" w:cs="Times New Roman"/>
          <w:sz w:val="28"/>
          <w:szCs w:val="28"/>
        </w:rPr>
        <w:t>Представленн</w:t>
      </w:r>
      <w:ins w:id="296" w:author="Hitech" w:date="2025-06-20T19:39:00Z">
        <w:r w:rsidR="003A3B3D">
          <w:rPr>
            <w:rFonts w:ascii="Times New Roman" w:hAnsi="Times New Roman" w:cs="Times New Roman"/>
            <w:sz w:val="28"/>
            <w:szCs w:val="28"/>
          </w:rPr>
          <w:t>ое</w:t>
        </w:r>
      </w:ins>
      <w:del w:id="297" w:author="Hitech" w:date="2025-06-20T19:39:00Z">
        <w:r w:rsidRPr="00274F79" w:rsidDel="003A3B3D">
          <w:rPr>
            <w:rFonts w:ascii="Times New Roman" w:hAnsi="Times New Roman" w:cs="Times New Roman"/>
            <w:sz w:val="28"/>
            <w:szCs w:val="28"/>
          </w:rPr>
          <w:delText>ый</w:delText>
        </w:r>
      </w:del>
      <w:r w:rsidRPr="00274F79">
        <w:rPr>
          <w:rFonts w:ascii="Times New Roman" w:hAnsi="Times New Roman" w:cs="Times New Roman"/>
          <w:sz w:val="28"/>
          <w:szCs w:val="28"/>
        </w:rPr>
        <w:t xml:space="preserve"> программн</w:t>
      </w:r>
      <w:ins w:id="298" w:author="Hitech" w:date="2025-06-20T19:39:00Z">
        <w:r w:rsidR="003A3B3D">
          <w:rPr>
            <w:rFonts w:ascii="Times New Roman" w:hAnsi="Times New Roman" w:cs="Times New Roman"/>
            <w:sz w:val="28"/>
            <w:szCs w:val="28"/>
          </w:rPr>
          <w:t>ое</w:t>
        </w:r>
      </w:ins>
      <w:del w:id="299" w:author="Hitech" w:date="2025-06-20T19:39:00Z">
        <w:r w:rsidRPr="00274F79" w:rsidDel="003A3B3D">
          <w:rPr>
            <w:rFonts w:ascii="Times New Roman" w:hAnsi="Times New Roman" w:cs="Times New Roman"/>
            <w:sz w:val="28"/>
            <w:szCs w:val="28"/>
          </w:rPr>
          <w:delText>ый</w:delText>
        </w:r>
      </w:del>
      <w:r w:rsidRPr="00274F79">
        <w:rPr>
          <w:rFonts w:ascii="Times New Roman" w:hAnsi="Times New Roman" w:cs="Times New Roman"/>
          <w:sz w:val="28"/>
          <w:szCs w:val="28"/>
        </w:rPr>
        <w:t xml:space="preserve"> </w:t>
      </w:r>
      <w:ins w:id="300" w:author="Hitech" w:date="2025-06-20T19:39:00Z">
        <w:r w:rsidR="003A3B3D">
          <w:rPr>
            <w:rFonts w:ascii="Times New Roman" w:hAnsi="Times New Roman" w:cs="Times New Roman"/>
            <w:sz w:val="28"/>
            <w:szCs w:val="28"/>
          </w:rPr>
          <w:t xml:space="preserve">обеспечение </w:t>
        </w:r>
      </w:ins>
      <w:del w:id="301" w:author="Hitech" w:date="2025-06-20T19:39:00Z">
        <w:r w:rsidRPr="00274F79" w:rsidDel="003A3B3D">
          <w:rPr>
            <w:rFonts w:ascii="Times New Roman" w:hAnsi="Times New Roman" w:cs="Times New Roman"/>
            <w:sz w:val="28"/>
            <w:szCs w:val="28"/>
          </w:rPr>
          <w:delText xml:space="preserve">продукт </w:delText>
        </w:r>
      </w:del>
      <w:r w:rsidRPr="00274F79">
        <w:rPr>
          <w:rFonts w:ascii="Times New Roman" w:hAnsi="Times New Roman" w:cs="Times New Roman"/>
          <w:sz w:val="28"/>
          <w:szCs w:val="28"/>
        </w:rPr>
        <w:t>является консольным приложением, предназначенным для учета и работы с информацией о дисциплинах, специальностях, кафедрах и методистах. Приложение реализовано на языке программирования C# с использованием объектно-ориентированного подхода.</w:t>
      </w:r>
    </w:p>
    <w:p w14:paraId="2708591F" w14:textId="77777777" w:rsidR="00814959" w:rsidRDefault="00650CC3" w:rsidP="00814959">
      <w:pPr>
        <w:pStyle w:val="a4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50CC3">
        <w:rPr>
          <w:rFonts w:ascii="Times New Roman" w:hAnsi="Times New Roman" w:cs="Times New Roman"/>
          <w:sz w:val="28"/>
          <w:szCs w:val="28"/>
        </w:rPr>
        <w:t>Структура кода включает в себя:</w:t>
      </w:r>
    </w:p>
    <w:p w14:paraId="064FB10A" w14:textId="77777777" w:rsidR="00814959" w:rsidRPr="00E32694" w:rsidRDefault="00814959" w:rsidP="006512DC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rPrChange w:id="302" w:author="kab-35-17" w:date="2025-06-21T06:09:00Z">
            <w:rPr>
              <w:rFonts w:ascii="Times New Roman" w:hAnsi="Times New Roman" w:cs="Times New Roman"/>
              <w:sz w:val="28"/>
              <w:szCs w:val="28"/>
            </w:rPr>
          </w:rPrChange>
        </w:rPr>
      </w:pPr>
      <w:r w:rsidRPr="00E32694">
        <w:rPr>
          <w:rFonts w:ascii="Times New Roman" w:eastAsia="Times New Roman" w:hAnsi="Times New Roman"/>
          <w:sz w:val="28"/>
          <w:rPrChange w:id="303" w:author="kab-35-17" w:date="2025-06-21T06:09:00Z">
            <w:rPr>
              <w:rFonts w:ascii="Times New Roman" w:eastAsia="Times New Roman" w:hAnsi="Times New Roman"/>
              <w:sz w:val="28"/>
            </w:rPr>
          </w:rPrChange>
        </w:rPr>
        <w:t>Класс</w:t>
      </w:r>
      <w:r w:rsidRPr="00E32694">
        <w:rPr>
          <w:rFonts w:ascii="Times New Roman" w:eastAsia="Times New Roman" w:hAnsi="Times New Roman"/>
          <w:sz w:val="28"/>
          <w:rPrChange w:id="304" w:author="kab-35-17" w:date="2025-06-21T06:09:00Z">
            <w:rPr>
              <w:rFonts w:ascii="Times New Roman" w:eastAsia="Times New Roman" w:hAnsi="Times New Roman"/>
              <w:b/>
              <w:sz w:val="28"/>
            </w:rPr>
          </w:rPrChange>
        </w:rPr>
        <w:t xml:space="preserve"> Specialty</w:t>
      </w:r>
    </w:p>
    <w:p w14:paraId="3A4777A4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Code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представляющее код специальности.</w:t>
      </w:r>
    </w:p>
    <w:p w14:paraId="62C5B275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Name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название специальности.</w:t>
      </w:r>
    </w:p>
    <w:p w14:paraId="555C1136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SpecName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полное наименование специальности.</w:t>
      </w:r>
    </w:p>
    <w:p w14:paraId="480D353C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Form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форму обучения.</w:t>
      </w:r>
    </w:p>
    <w:p w14:paraId="3DC018DC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Specialty</w:t>
      </w:r>
      <w:r w:rsidRPr="00814959">
        <w:rPr>
          <w:rFonts w:ascii="Times New Roman" w:eastAsia="Times New Roman" w:hAnsi="Times New Roman"/>
          <w:sz w:val="28"/>
          <w:lang w:val="ru-RU"/>
        </w:rPr>
        <w:t>: конструктор класса, инициализирующий свойства.</w:t>
      </w:r>
    </w:p>
    <w:p w14:paraId="0D869681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ToFileString</w:t>
      </w:r>
      <w:r w:rsidRPr="00814959">
        <w:rPr>
          <w:rFonts w:ascii="Times New Roman" w:eastAsia="Times New Roman" w:hAnsi="Times New Roman"/>
          <w:sz w:val="28"/>
          <w:lang w:val="ru-RU"/>
        </w:rPr>
        <w:t>: метод записи объекта в строку файла.</w:t>
      </w:r>
    </w:p>
    <w:p w14:paraId="7F487986" w14:textId="77777777" w:rsid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static Specialty FromFileString: метод создания объекта Specialty из строки файла.</w:t>
      </w:r>
    </w:p>
    <w:p w14:paraId="1A6AFF65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internal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Specialty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FromString</w:t>
      </w:r>
      <w:r w:rsidRPr="00814959">
        <w:rPr>
          <w:rFonts w:ascii="Times New Roman" w:eastAsia="Times New Roman" w:hAnsi="Times New Roman"/>
          <w:sz w:val="28"/>
          <w:lang w:val="ru-RU"/>
        </w:rPr>
        <w:t>: метод создания объекта из строки с заданным разделителем.</w:t>
      </w:r>
    </w:p>
    <w:p w14:paraId="15D486F5" w14:textId="77777777" w:rsidR="00814959" w:rsidRPr="00814959" w:rsidRDefault="00814959" w:rsidP="006512DC">
      <w:pPr>
        <w:pStyle w:val="af0"/>
        <w:numPr>
          <w:ilvl w:val="0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14959">
        <w:rPr>
          <w:rFonts w:ascii="Times New Roman" w:eastAsia="Times New Roman" w:hAnsi="Times New Roman"/>
          <w:sz w:val="28"/>
        </w:rPr>
        <w:t xml:space="preserve">Класс </w:t>
      </w:r>
      <w:r w:rsidRPr="00814959">
        <w:rPr>
          <w:rFonts w:ascii="Times New Roman" w:eastAsia="Times New Roman" w:hAnsi="Times New Roman"/>
          <w:b/>
          <w:sz w:val="28"/>
        </w:rPr>
        <w:t>Discipline</w:t>
      </w:r>
    </w:p>
    <w:p w14:paraId="154A2080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Name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название дисциплины.</w:t>
      </w:r>
    </w:p>
    <w:p w14:paraId="57CD8A84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Semester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семестр.</w:t>
      </w:r>
    </w:p>
    <w:p w14:paraId="0347D6C1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SpecialtyCode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код специальности.</w:t>
      </w:r>
    </w:p>
    <w:p w14:paraId="760653B2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Report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форма отчетности.</w:t>
      </w:r>
    </w:p>
    <w:p w14:paraId="6BC5CC99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Hours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поле типа </w:t>
      </w:r>
      <w:r>
        <w:rPr>
          <w:rFonts w:ascii="Times New Roman" w:eastAsia="Times New Roman" w:hAnsi="Times New Roman"/>
          <w:sz w:val="28"/>
        </w:rPr>
        <w:t>int</w:t>
      </w:r>
      <w:r w:rsidRPr="00814959">
        <w:rPr>
          <w:rFonts w:ascii="Times New Roman" w:eastAsia="Times New Roman" w:hAnsi="Times New Roman"/>
          <w:sz w:val="28"/>
          <w:lang w:val="ru-RU"/>
        </w:rPr>
        <w:t>[], описывающее количество часов (лекции, семинары, лабораторные).</w:t>
      </w:r>
    </w:p>
    <w:p w14:paraId="1E4700F2" w14:textId="77777777" w:rsid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Discipline: конструктор класса.</w:t>
      </w:r>
    </w:p>
    <w:p w14:paraId="24FC0507" w14:textId="77777777" w:rsid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string ToFileString: метод сохранения в файл.</w:t>
      </w:r>
    </w:p>
    <w:p w14:paraId="7359B176" w14:textId="77777777" w:rsid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static Discipline FromFileString: метод чтения из строки файла.</w:t>
      </w:r>
    </w:p>
    <w:p w14:paraId="52F9E67D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internal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Discipline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FromString</w:t>
      </w:r>
      <w:r w:rsidRPr="00814959">
        <w:rPr>
          <w:rFonts w:ascii="Times New Roman" w:eastAsia="Times New Roman" w:hAnsi="Times New Roman"/>
          <w:sz w:val="28"/>
          <w:lang w:val="ru-RU"/>
        </w:rPr>
        <w:t>: метод создания объекта из строки.</w:t>
      </w:r>
    </w:p>
    <w:p w14:paraId="580C3588" w14:textId="77777777" w:rsidR="00814959" w:rsidRDefault="00814959" w:rsidP="006512DC">
      <w:pPr>
        <w:pStyle w:val="a"/>
        <w:numPr>
          <w:ilvl w:val="0"/>
          <w:numId w:val="38"/>
        </w:numPr>
        <w:spacing w:after="0" w:line="360" w:lineRule="auto"/>
        <w:ind w:left="0" w:firstLine="709"/>
        <w:jc w:val="both"/>
      </w:pPr>
      <w:r w:rsidRPr="00814959">
        <w:rPr>
          <w:rFonts w:ascii="Times New Roman" w:eastAsia="Times New Roman" w:hAnsi="Times New Roman"/>
          <w:sz w:val="28"/>
        </w:rPr>
        <w:t>Класс</w:t>
      </w:r>
      <w:r>
        <w:rPr>
          <w:rFonts w:ascii="Times New Roman" w:eastAsia="Times New Roman" w:hAnsi="Times New Roman"/>
          <w:b/>
          <w:sz w:val="28"/>
        </w:rPr>
        <w:t xml:space="preserve"> Department</w:t>
      </w:r>
    </w:p>
    <w:p w14:paraId="676E805D" w14:textId="77777777" w:rsidR="00814959" w:rsidRP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Name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название кафедры.</w:t>
      </w:r>
    </w:p>
    <w:p w14:paraId="153F6773" w14:textId="77777777" w:rsidR="00814959" w:rsidRP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Faculty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факультет.</w:t>
      </w:r>
    </w:p>
    <w:p w14:paraId="3C705D53" w14:textId="77777777" w:rsidR="00814959" w:rsidRP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Phone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телефон.</w:t>
      </w:r>
    </w:p>
    <w:p w14:paraId="3DB91BFC" w14:textId="77777777" w:rsidR="00814959" w:rsidRP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Specialty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код специальности кафедры.</w:t>
      </w:r>
    </w:p>
    <w:p w14:paraId="01735C6E" w14:textId="77777777" w:rsid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Department: конструктор класса.</w:t>
      </w:r>
    </w:p>
    <w:p w14:paraId="41AD9F2F" w14:textId="77777777" w:rsid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string ToFileString: метод сериализации в строку.</w:t>
      </w:r>
    </w:p>
    <w:p w14:paraId="3CC0A2E5" w14:textId="77777777" w:rsid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static Department FromFileString: метод десериализации из строки.</w:t>
      </w:r>
    </w:p>
    <w:p w14:paraId="453601CF" w14:textId="77777777" w:rsid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internal Department FromString: метод создания объекта из строки.</w:t>
      </w:r>
    </w:p>
    <w:p w14:paraId="43F03B24" w14:textId="77777777" w:rsidR="00814959" w:rsidRDefault="00814959" w:rsidP="006512DC">
      <w:pPr>
        <w:pStyle w:val="a"/>
        <w:numPr>
          <w:ilvl w:val="0"/>
          <w:numId w:val="38"/>
        </w:numPr>
        <w:spacing w:after="0" w:line="360" w:lineRule="auto"/>
        <w:ind w:left="0" w:firstLine="709"/>
        <w:jc w:val="both"/>
      </w:pPr>
      <w:r w:rsidRPr="00814959">
        <w:rPr>
          <w:rFonts w:ascii="Times New Roman" w:eastAsia="Times New Roman" w:hAnsi="Times New Roman"/>
          <w:sz w:val="28"/>
        </w:rPr>
        <w:t>Класс</w:t>
      </w:r>
      <w:r>
        <w:rPr>
          <w:rFonts w:ascii="Times New Roman" w:eastAsia="Times New Roman" w:hAnsi="Times New Roman"/>
          <w:b/>
          <w:sz w:val="28"/>
        </w:rPr>
        <w:t xml:space="preserve"> Metodist</w:t>
      </w:r>
    </w:p>
    <w:p w14:paraId="72199EDB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specialties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поле типа </w:t>
      </w:r>
      <w:r>
        <w:rPr>
          <w:rFonts w:ascii="Times New Roman" w:eastAsia="Times New Roman" w:hAnsi="Times New Roman"/>
          <w:sz w:val="28"/>
        </w:rPr>
        <w:t>List</w:t>
      </w:r>
      <w:r w:rsidRPr="00814959">
        <w:rPr>
          <w:rFonts w:ascii="Times New Roman" w:eastAsia="Times New Roman" w:hAnsi="Times New Roman"/>
          <w:sz w:val="28"/>
          <w:lang w:val="ru-RU"/>
        </w:rPr>
        <w:t>&lt;</w:t>
      </w:r>
      <w:r>
        <w:rPr>
          <w:rFonts w:ascii="Times New Roman" w:eastAsia="Times New Roman" w:hAnsi="Times New Roman"/>
          <w:sz w:val="28"/>
        </w:rPr>
        <w:t>Specialty</w:t>
      </w:r>
      <w:r w:rsidRPr="00814959">
        <w:rPr>
          <w:rFonts w:ascii="Times New Roman" w:eastAsia="Times New Roman" w:hAnsi="Times New Roman"/>
          <w:sz w:val="28"/>
          <w:lang w:val="ru-RU"/>
        </w:rPr>
        <w:t>&gt;, хранящее список специальностей.</w:t>
      </w:r>
    </w:p>
    <w:p w14:paraId="5BF01C09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departments: поле типа List&lt;Department&gt;, хранящее список кафедр.</w:t>
      </w:r>
    </w:p>
    <w:p w14:paraId="25707570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disciplines: поле типа List&lt;Discipline&gt;, хранящее список дисциплин.</w:t>
      </w:r>
    </w:p>
    <w:p w14:paraId="6656204D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AddSpecialty</w:t>
      </w:r>
      <w:r w:rsidRPr="00814959">
        <w:rPr>
          <w:rFonts w:ascii="Times New Roman" w:eastAsia="Times New Roman" w:hAnsi="Times New Roman"/>
          <w:sz w:val="28"/>
          <w:lang w:val="ru-RU"/>
        </w:rPr>
        <w:t>: метод добавления специальности.</w:t>
      </w:r>
    </w:p>
    <w:p w14:paraId="11222947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DeleteSpecialty</w:t>
      </w:r>
      <w:r w:rsidRPr="00814959">
        <w:rPr>
          <w:rFonts w:ascii="Times New Roman" w:eastAsia="Times New Roman" w:hAnsi="Times New Roman"/>
          <w:sz w:val="28"/>
          <w:lang w:val="ru-RU"/>
        </w:rPr>
        <w:t>: метод удаления специальности.</w:t>
      </w:r>
    </w:p>
    <w:p w14:paraId="66965392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AddDepartment: метод добавления кафедры.</w:t>
      </w:r>
    </w:p>
    <w:p w14:paraId="3010EC85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AddDiscipline: метод добавления дисциплины.</w:t>
      </w:r>
    </w:p>
    <w:p w14:paraId="144E740D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GetDisciplinesBySpecialty: метод вывода дисциплин по специальности.</w:t>
      </w:r>
    </w:p>
    <w:p w14:paraId="20C6C003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GetLabHoursBySpecialty</w:t>
      </w:r>
      <w:r w:rsidRPr="00814959">
        <w:rPr>
          <w:rFonts w:ascii="Times New Roman" w:eastAsia="Times New Roman" w:hAnsi="Times New Roman"/>
          <w:sz w:val="28"/>
          <w:lang w:val="ru-RU"/>
        </w:rPr>
        <w:t>: метод подсчета лабораторных часов по специальности.</w:t>
      </w:r>
    </w:p>
    <w:p w14:paraId="03C0E9CB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SemNagr</w:t>
      </w:r>
      <w:r w:rsidRPr="00814959">
        <w:rPr>
          <w:rFonts w:ascii="Times New Roman" w:eastAsia="Times New Roman" w:hAnsi="Times New Roman"/>
          <w:sz w:val="28"/>
          <w:lang w:val="ru-RU"/>
        </w:rPr>
        <w:t>: метод вывода семестровой нагрузки по кафедре.</w:t>
      </w:r>
    </w:p>
    <w:p w14:paraId="1AD5B4CA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GetDisciplinesByDepartment</w:t>
      </w:r>
      <w:r w:rsidRPr="00814959">
        <w:rPr>
          <w:rFonts w:ascii="Times New Roman" w:eastAsia="Times New Roman" w:hAnsi="Times New Roman"/>
          <w:sz w:val="28"/>
          <w:lang w:val="ru-RU"/>
        </w:rPr>
        <w:t>: метод вывода дисциплин кафедры.</w:t>
      </w:r>
    </w:p>
    <w:p w14:paraId="13856B06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GetMinMaxDisciplineHours</w:t>
      </w:r>
      <w:r w:rsidRPr="00814959">
        <w:rPr>
          <w:rFonts w:ascii="Times New Roman" w:eastAsia="Times New Roman" w:hAnsi="Times New Roman"/>
          <w:sz w:val="28"/>
          <w:lang w:val="ru-RU"/>
        </w:rPr>
        <w:t>: метод поиска дисциплин с мин. и макс. количеством часов.</w:t>
      </w:r>
    </w:p>
    <w:p w14:paraId="00677D28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GetTotalExamsAndTestsByDepartment</w:t>
      </w:r>
      <w:r w:rsidRPr="00814959">
        <w:rPr>
          <w:rFonts w:ascii="Times New Roman" w:eastAsia="Times New Roman" w:hAnsi="Times New Roman"/>
          <w:sz w:val="28"/>
          <w:lang w:val="ru-RU"/>
        </w:rPr>
        <w:t>: метод подсчета экзаменов и зачетов.</w:t>
      </w:r>
    </w:p>
    <w:p w14:paraId="1D390EF2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PrintSpecialties</w:t>
      </w:r>
      <w:r w:rsidRPr="00814959">
        <w:rPr>
          <w:rFonts w:ascii="Times New Roman" w:eastAsia="Times New Roman" w:hAnsi="Times New Roman"/>
          <w:sz w:val="28"/>
          <w:lang w:val="ru-RU"/>
        </w:rPr>
        <w:t>: метод вывода списка специальностей.</w:t>
      </w:r>
    </w:p>
    <w:p w14:paraId="30FF2239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PrintDepartments: метод вывода списка кафедр.</w:t>
      </w:r>
    </w:p>
    <w:p w14:paraId="46D0B16F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PrintDisciplines: метод вывода списка дисциплин.</w:t>
      </w:r>
    </w:p>
    <w:p w14:paraId="4F33C92A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PokazatChasyPoDiscipline: метод вывода часов дисциплины.</w:t>
      </w:r>
    </w:p>
    <w:p w14:paraId="10B921EF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LoadData</w:t>
      </w:r>
      <w:r w:rsidRPr="00814959">
        <w:rPr>
          <w:rFonts w:ascii="Times New Roman" w:eastAsia="Times New Roman" w:hAnsi="Times New Roman"/>
          <w:sz w:val="28"/>
          <w:lang w:val="ru-RU"/>
        </w:rPr>
        <w:t>: метод загрузки данных из файла.</w:t>
      </w:r>
    </w:p>
    <w:p w14:paraId="295780DA" w14:textId="77777777" w:rsidR="00D61B2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SaveData</w:t>
      </w:r>
      <w:r w:rsidRPr="00814959">
        <w:rPr>
          <w:rFonts w:ascii="Times New Roman" w:eastAsia="Times New Roman" w:hAnsi="Times New Roman"/>
          <w:sz w:val="28"/>
          <w:lang w:val="ru-RU"/>
        </w:rPr>
        <w:t>: метод сохранения данных в файл.</w:t>
      </w:r>
    </w:p>
    <w:p w14:paraId="1CF6F96C" w14:textId="77777777" w:rsidR="00D61B29" w:rsidRPr="00C77775" w:rsidRDefault="00D61B29" w:rsidP="00C7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разработки были использованы следующие библиотеки объектно-ориентированного языка программирования С</w:t>
      </w:r>
      <w:r w:rsidRPr="00D61B29">
        <w:rPr>
          <w:rFonts w:ascii="Times New Roman" w:hAnsi="Times New Roman" w:cs="Times New Roman"/>
          <w:sz w:val="28"/>
          <w:szCs w:val="28"/>
        </w:rPr>
        <w:t>#:</w:t>
      </w:r>
      <w:r w:rsidR="00C77775">
        <w:rPr>
          <w:rFonts w:ascii="Times New Roman" w:hAnsi="Times New Roman" w:cs="Times New Roman"/>
          <w:sz w:val="28"/>
          <w:szCs w:val="28"/>
        </w:rPr>
        <w:t xml:space="preserve">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Generic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Linq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</w:p>
    <w:p w14:paraId="49CB6FFD" w14:textId="77777777" w:rsidR="00FF5EDE" w:rsidRPr="00D61B29" w:rsidRDefault="00FF5EDE" w:rsidP="00FF5EDE">
      <w:pPr>
        <w:pStyle w:val="a4"/>
        <w:ind w:left="1129"/>
      </w:pPr>
    </w:p>
    <w:p w14:paraId="1C9408E4" w14:textId="77777777" w:rsidR="00FF5EDE" w:rsidRPr="00D61B29" w:rsidRDefault="00FF5EDE" w:rsidP="00FF5EDE">
      <w:pPr>
        <w:pStyle w:val="a4"/>
        <w:ind w:left="1129"/>
      </w:pPr>
    </w:p>
    <w:p w14:paraId="7625CD58" w14:textId="77777777" w:rsidR="00FF5EDE" w:rsidRPr="00D61B29" w:rsidRDefault="00FF5EDE" w:rsidP="00FF5EDE">
      <w:pPr>
        <w:pStyle w:val="a4"/>
        <w:ind w:left="1129"/>
      </w:pPr>
    </w:p>
    <w:p w14:paraId="2343A3DA" w14:textId="77777777" w:rsidR="00FF5EDE" w:rsidRPr="00D61B29" w:rsidRDefault="00FF5EDE" w:rsidP="00FF5EDE">
      <w:pPr>
        <w:pStyle w:val="a4"/>
        <w:ind w:left="1129"/>
      </w:pPr>
    </w:p>
    <w:p w14:paraId="74F1B7D6" w14:textId="77777777" w:rsidR="00C77775" w:rsidRPr="00D61B29" w:rsidRDefault="00C77775" w:rsidP="00814959"/>
    <w:p w14:paraId="78267E2E" w14:textId="77777777" w:rsidR="00C77775" w:rsidRDefault="00EF517E" w:rsidP="00C77775">
      <w:pPr>
        <w:pStyle w:val="1"/>
      </w:pPr>
      <w:bookmarkStart w:id="305" w:name="_Toc199780913"/>
      <w:r>
        <w:lastRenderedPageBreak/>
        <w:t>ЗАКЛЮЧЕНИЕ</w:t>
      </w:r>
      <w:bookmarkEnd w:id="305"/>
    </w:p>
    <w:p w14:paraId="77C3AB36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bookmarkStart w:id="306" w:name="_Toc199780914"/>
      <w:r w:rsidRPr="006512DC">
        <w:rPr>
          <w:rFonts w:ascii="Times New Roman" w:eastAsia="Times New Roman" w:hAnsi="Times New Roman"/>
          <w:sz w:val="28"/>
        </w:rPr>
        <w:t>В процессе выполнения данной курсовой работы была успешно разработана и реализована программная система, предназначенная для автоматизации ключевых процессов методического отдела института. Это достижение стало возможным благодаря глубокому анализу требований и четкому следованию принципам объектно-ориентированного программирования.</w:t>
      </w:r>
    </w:p>
    <w:p w14:paraId="288C243D" w14:textId="264BE76E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 xml:space="preserve">1. Анализ предметной области. </w:t>
      </w:r>
      <w:ins w:id="307" w:author="Hitech" w:date="2025-06-20T19:40:00Z">
        <w:r w:rsidR="003A3B3D" w:rsidRPr="003A3B3D">
          <w:rPr>
            <w:rFonts w:ascii="Times New Roman" w:eastAsia="Times New Roman" w:hAnsi="Times New Roman"/>
            <w:sz w:val="28"/>
          </w:rPr>
          <w:t>На начальных этапах</w:t>
        </w:r>
        <w:r w:rsidR="003A3B3D" w:rsidRPr="003A3B3D" w:rsidDel="003A3B3D">
          <w:rPr>
            <w:rFonts w:ascii="Times New Roman" w:eastAsia="Times New Roman" w:hAnsi="Times New Roman"/>
            <w:sz w:val="28"/>
          </w:rPr>
          <w:t xml:space="preserve"> </w:t>
        </w:r>
      </w:ins>
      <w:del w:id="308" w:author="Hitech" w:date="2025-06-20T19:40:00Z">
        <w:r w:rsidRPr="006512DC" w:rsidDel="003A3B3D">
          <w:rPr>
            <w:rFonts w:ascii="Times New Roman" w:eastAsia="Times New Roman" w:hAnsi="Times New Roman"/>
            <w:sz w:val="28"/>
          </w:rPr>
          <w:delText xml:space="preserve">В начальной стадии </w:delText>
        </w:r>
      </w:del>
      <w:r w:rsidRPr="006512DC">
        <w:rPr>
          <w:rFonts w:ascii="Times New Roman" w:eastAsia="Times New Roman" w:hAnsi="Times New Roman"/>
          <w:sz w:val="28"/>
        </w:rPr>
        <w:t>работы было проведено всестороннее исследование деятельности методического отдела учебного заведения. Основное внимание было уделено структуре хранения информации о специальностях, кафедрах и дисциплинах. Изучены потоки данных, ключевые элементы подготовки специалистов и способы взаимодействия между структурными единицами института. Это позволило определить функциональные потребности конечного пользователя и адаптировать программную логику к реальной работе.</w:t>
      </w:r>
    </w:p>
    <w:p w14:paraId="2357081C" w14:textId="248F6D89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 xml:space="preserve">2. Формализация требований к системе. На основе анализа предметной области были сформулированы функциональные и нефункциональные требования к программной системе. Основными задачами </w:t>
      </w:r>
      <w:ins w:id="309" w:author="Hitech" w:date="2025-06-20T19:40:00Z">
        <w:r w:rsidR="003A3B3D">
          <w:rPr>
            <w:rFonts w:ascii="Times New Roman" w:eastAsia="Times New Roman" w:hAnsi="Times New Roman"/>
            <w:sz w:val="28"/>
          </w:rPr>
          <w:t>поставлены:</w:t>
        </w:r>
      </w:ins>
      <w:del w:id="310" w:author="Hitech" w:date="2025-06-20T19:40:00Z">
        <w:r w:rsidRPr="006512DC" w:rsidDel="003A3B3D">
          <w:rPr>
            <w:rFonts w:ascii="Times New Roman" w:eastAsia="Times New Roman" w:hAnsi="Times New Roman"/>
            <w:sz w:val="28"/>
          </w:rPr>
          <w:delText>стали:</w:delText>
        </w:r>
      </w:del>
      <w:r w:rsidRPr="006512DC">
        <w:rPr>
          <w:rFonts w:ascii="Times New Roman" w:eastAsia="Times New Roman" w:hAnsi="Times New Roman"/>
          <w:sz w:val="28"/>
        </w:rPr>
        <w:t xml:space="preserve"> хранение и редактирование данных о специальностях, кафедрах и дисциплинах, возможность генерации отчетов по ключевым запросам (нагрузка, формы отчетности, дисциплины по кафедрам и специальностям), а также обеспечение целостности данных при взаимодействии различных структур.</w:t>
      </w:r>
    </w:p>
    <w:p w14:paraId="5CDEECBE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  <w:szCs w:val="28"/>
        </w:rPr>
        <w:t>3.</w:t>
      </w:r>
      <w:r w:rsidRPr="006512DC">
        <w:rPr>
          <w:rFonts w:ascii="Times New Roman" w:eastAsia="Times New Roman" w:hAnsi="Times New Roman"/>
          <w:sz w:val="28"/>
        </w:rPr>
        <w:t xml:space="preserve"> Архитектура системы. Система была построена на базе объектно-ориентированной архитектуры. Были выделены отдельные классы: </w:t>
      </w:r>
      <w:r w:rsidRPr="006512DC">
        <w:rPr>
          <w:rFonts w:ascii="Times New Roman" w:eastAsia="Times New Roman" w:hAnsi="Times New Roman"/>
          <w:sz w:val="28"/>
          <w:lang w:val="en-US"/>
        </w:rPr>
        <w:t>Specialty</w:t>
      </w:r>
      <w:r w:rsidRPr="006512DC">
        <w:rPr>
          <w:rFonts w:ascii="Times New Roman" w:eastAsia="Times New Roman" w:hAnsi="Times New Roman"/>
          <w:sz w:val="28"/>
        </w:rPr>
        <w:t xml:space="preserve">, </w:t>
      </w:r>
      <w:r w:rsidRPr="006512DC">
        <w:rPr>
          <w:rFonts w:ascii="Times New Roman" w:eastAsia="Times New Roman" w:hAnsi="Times New Roman"/>
          <w:sz w:val="28"/>
          <w:lang w:val="en-US"/>
        </w:rPr>
        <w:t>Department</w:t>
      </w:r>
      <w:r w:rsidRPr="006512DC">
        <w:rPr>
          <w:rFonts w:ascii="Times New Roman" w:eastAsia="Times New Roman" w:hAnsi="Times New Roman"/>
          <w:sz w:val="28"/>
        </w:rPr>
        <w:t xml:space="preserve">, </w:t>
      </w:r>
      <w:r w:rsidRPr="006512DC">
        <w:rPr>
          <w:rFonts w:ascii="Times New Roman" w:eastAsia="Times New Roman" w:hAnsi="Times New Roman"/>
          <w:sz w:val="28"/>
          <w:lang w:val="en-US"/>
        </w:rPr>
        <w:t>Discipline</w:t>
      </w:r>
      <w:r w:rsidRPr="006512DC">
        <w:rPr>
          <w:rFonts w:ascii="Times New Roman" w:eastAsia="Times New Roman" w:hAnsi="Times New Roman"/>
          <w:sz w:val="28"/>
        </w:rPr>
        <w:t xml:space="preserve"> и управляющий класс </w:t>
      </w:r>
      <w:r w:rsidRPr="006512DC">
        <w:rPr>
          <w:rFonts w:ascii="Times New Roman" w:eastAsia="Times New Roman" w:hAnsi="Times New Roman"/>
          <w:sz w:val="28"/>
          <w:lang w:val="en-US"/>
        </w:rPr>
        <w:t>Metodist</w:t>
      </w:r>
      <w:r w:rsidRPr="006512DC">
        <w:rPr>
          <w:rFonts w:ascii="Times New Roman" w:eastAsia="Times New Roman" w:hAnsi="Times New Roman"/>
          <w:sz w:val="28"/>
        </w:rPr>
        <w:t>. Каждый класс отвечает за хранение и обработку данных своей сущности. Это обеспечило модульность, читаемость и масштабируемость кода, что является основой для дальнейшего расширения функционала.</w:t>
      </w:r>
    </w:p>
    <w:p w14:paraId="6F2D154E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lastRenderedPageBreak/>
        <w:t>4. Реализация прикладной логики. В системе реализован полный набор операций, необходимых для эффективной работы методического отдела. Это включает:</w:t>
      </w:r>
    </w:p>
    <w:p w14:paraId="2F973AD6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добавление, удаление и просмотр информации о специальностях, кафедрах и дисциплинах;</w:t>
      </w:r>
    </w:p>
    <w:p w14:paraId="57B8F3FD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расчет семестровой нагрузки;</w:t>
      </w:r>
    </w:p>
    <w:p w14:paraId="6D751F5A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определение дисциплин по заданной специальности или кафедре;</w:t>
      </w:r>
    </w:p>
    <w:p w14:paraId="4140B5DC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подсчет лабораторных часов и количества форм отчетности;</w:t>
      </w:r>
    </w:p>
    <w:p w14:paraId="6A8D7DA1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поиск дисциплин с наибольшей и наименьшей нагрузкой.</w:t>
      </w:r>
    </w:p>
    <w:p w14:paraId="511978FB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возможность сохранения и загрузки данных из файлов.</w:t>
      </w:r>
    </w:p>
    <w:p w14:paraId="594319D0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5. Удобство использования и поддержка. Интерфейс реализован в консольной форме, что делает его простым в использовании и позволяет сотрудникам методического отдела быстро освоить принципы работы. Архитектура кода предусматривает легкость в поддержке, модификации и масштабировании в будущем.</w:t>
      </w:r>
    </w:p>
    <w:p w14:paraId="7E42183A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6. Сопроводительная документация. В рамках проекта было создано описание структуры классов и их методов, что позволит в будущем осуществлять сопровождение и развитие программного продукта без дополнительных временных затрат.</w:t>
      </w:r>
    </w:p>
    <w:p w14:paraId="48A856D7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Практическая значимость разработанной системы заключается в автоматизации процессов учета и анализа учебной информации. Это снижает вероятность ошибок, ускоряет доступ к данным и упрощает отчетность. Система может быть расширена в будущем — например, добавлением графического интерфейса, интеграцией с базами данных или сетевым доступом для многопользовательской работы.</w:t>
      </w:r>
    </w:p>
    <w:p w14:paraId="7D1853FD" w14:textId="77777777" w:rsidR="00DC07F8" w:rsidDel="00B310DD" w:rsidRDefault="006512DC" w:rsidP="00DC07F8">
      <w:pPr>
        <w:spacing w:after="0" w:line="360" w:lineRule="auto"/>
        <w:ind w:firstLine="567"/>
        <w:jc w:val="both"/>
        <w:rPr>
          <w:del w:id="311" w:author="Hitech" w:date="2025-06-20T21:44:00Z"/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Таким образом, выполненная работа подтверждает актуальность темы и демонстрирует практические навыки в разработке прикладных программ, ориентированных на нужды образовательных учреждений.</w:t>
      </w:r>
      <w:r w:rsidR="00DC07F8">
        <w:rPr>
          <w:rFonts w:ascii="Times New Roman" w:eastAsia="Times New Roman" w:hAnsi="Times New Roman"/>
          <w:sz w:val="28"/>
        </w:rPr>
        <w:t xml:space="preserve"> </w:t>
      </w:r>
    </w:p>
    <w:p w14:paraId="295B019B" w14:textId="5B6200F5" w:rsidR="006512DC" w:rsidDel="00F82D8C" w:rsidRDefault="006512DC" w:rsidP="00DC07F8">
      <w:pPr>
        <w:spacing w:after="0" w:line="360" w:lineRule="auto"/>
        <w:ind w:firstLine="567"/>
        <w:jc w:val="both"/>
        <w:rPr>
          <w:del w:id="312" w:author="Artem Aleksandrov" w:date="2025-06-20T18:50:00Z"/>
          <w:rFonts w:ascii="Times New Roman" w:eastAsia="Times New Roman" w:hAnsi="Times New Roman"/>
          <w:sz w:val="28"/>
        </w:rPr>
      </w:pPr>
      <w:del w:id="313" w:author="Artem Aleksandrov" w:date="2025-06-20T18:50:00Z">
        <w:r w:rsidDel="00F82D8C">
          <w:rPr>
            <w:rFonts w:ascii="Times New Roman" w:eastAsia="Times New Roman" w:hAnsi="Times New Roman"/>
            <w:sz w:val="28"/>
          </w:rPr>
          <w:delText>Таким образом, выполненная работа подтверждает актуальность темы и демонстрирует практические навыки в разработке прикладных программ, ориентированных на нужды образовательных учреждений.</w:delText>
        </w:r>
      </w:del>
    </w:p>
    <w:p w14:paraId="235951FB" w14:textId="77777777" w:rsidR="00DC07F8" w:rsidDel="00B310DD" w:rsidRDefault="00DC07F8">
      <w:pPr>
        <w:spacing w:after="0" w:line="360" w:lineRule="auto"/>
        <w:ind w:firstLine="567"/>
        <w:rPr>
          <w:del w:id="314" w:author="Hitech" w:date="2025-06-20T21:44:00Z"/>
          <w:rFonts w:ascii="Times New Roman" w:eastAsia="Times New Roman" w:hAnsi="Times New Roman"/>
          <w:sz w:val="28"/>
        </w:rPr>
        <w:pPrChange w:id="315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34AAC647" w14:textId="77777777" w:rsidR="00DC07F8" w:rsidDel="00B310DD" w:rsidRDefault="00DC07F8">
      <w:pPr>
        <w:spacing w:after="0" w:line="360" w:lineRule="auto"/>
        <w:ind w:firstLine="567"/>
        <w:rPr>
          <w:del w:id="316" w:author="Hitech" w:date="2025-06-20T21:44:00Z"/>
          <w:rFonts w:ascii="Times New Roman" w:eastAsia="Times New Roman" w:hAnsi="Times New Roman"/>
          <w:sz w:val="28"/>
        </w:rPr>
        <w:pPrChange w:id="317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16855F32" w14:textId="77777777" w:rsidR="00DC07F8" w:rsidDel="00B310DD" w:rsidRDefault="00DC07F8">
      <w:pPr>
        <w:spacing w:after="0" w:line="360" w:lineRule="auto"/>
        <w:ind w:firstLine="567"/>
        <w:rPr>
          <w:del w:id="318" w:author="Hitech" w:date="2025-06-20T21:44:00Z"/>
          <w:rFonts w:ascii="Times New Roman" w:eastAsia="Times New Roman" w:hAnsi="Times New Roman"/>
          <w:sz w:val="28"/>
        </w:rPr>
        <w:pPrChange w:id="31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15A1CCFF" w14:textId="77777777" w:rsidR="00DC07F8" w:rsidDel="00B310DD" w:rsidRDefault="00DC07F8">
      <w:pPr>
        <w:spacing w:after="0" w:line="360" w:lineRule="auto"/>
        <w:ind w:firstLine="567"/>
        <w:rPr>
          <w:del w:id="320" w:author="Hitech" w:date="2025-06-20T21:44:00Z"/>
          <w:rFonts w:ascii="Times New Roman" w:eastAsia="Times New Roman" w:hAnsi="Times New Roman"/>
          <w:sz w:val="28"/>
        </w:rPr>
        <w:pPrChange w:id="321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B41FF37" w14:textId="77777777" w:rsidR="00DC07F8" w:rsidDel="00B310DD" w:rsidRDefault="00DC07F8">
      <w:pPr>
        <w:spacing w:after="0" w:line="360" w:lineRule="auto"/>
        <w:ind w:firstLine="567"/>
        <w:rPr>
          <w:del w:id="322" w:author="Hitech" w:date="2025-06-20T21:44:00Z"/>
          <w:rFonts w:ascii="Times New Roman" w:eastAsia="Times New Roman" w:hAnsi="Times New Roman"/>
          <w:sz w:val="28"/>
        </w:rPr>
        <w:pPrChange w:id="323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2DE8E41B" w14:textId="77777777" w:rsidR="00DC07F8" w:rsidDel="00B310DD" w:rsidRDefault="00DC07F8">
      <w:pPr>
        <w:spacing w:after="0" w:line="360" w:lineRule="auto"/>
        <w:ind w:firstLine="567"/>
        <w:rPr>
          <w:del w:id="324" w:author="Hitech" w:date="2025-06-20T21:44:00Z"/>
          <w:rFonts w:ascii="Times New Roman" w:eastAsia="Times New Roman" w:hAnsi="Times New Roman"/>
          <w:sz w:val="28"/>
        </w:rPr>
        <w:pPrChange w:id="325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5A83B4DA" w14:textId="77777777" w:rsidR="00DC07F8" w:rsidDel="00B310DD" w:rsidRDefault="00DC07F8">
      <w:pPr>
        <w:spacing w:after="0" w:line="360" w:lineRule="auto"/>
        <w:ind w:firstLine="567"/>
        <w:rPr>
          <w:del w:id="326" w:author="Hitech" w:date="2025-06-20T21:44:00Z"/>
          <w:rFonts w:ascii="Times New Roman" w:eastAsia="Times New Roman" w:hAnsi="Times New Roman"/>
          <w:sz w:val="28"/>
        </w:rPr>
        <w:pPrChange w:id="327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09BDEF42" w14:textId="77777777" w:rsidR="00DC07F8" w:rsidDel="00B310DD" w:rsidRDefault="00DC07F8">
      <w:pPr>
        <w:spacing w:after="0" w:line="360" w:lineRule="auto"/>
        <w:ind w:firstLine="567"/>
        <w:rPr>
          <w:del w:id="328" w:author="Hitech" w:date="2025-06-20T21:44:00Z"/>
          <w:rFonts w:ascii="Times New Roman" w:eastAsia="Times New Roman" w:hAnsi="Times New Roman"/>
          <w:sz w:val="28"/>
        </w:rPr>
        <w:pPrChange w:id="32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56906535" w14:textId="77777777" w:rsidR="00DC07F8" w:rsidDel="00B310DD" w:rsidRDefault="00DC07F8">
      <w:pPr>
        <w:spacing w:after="0" w:line="360" w:lineRule="auto"/>
        <w:ind w:firstLine="567"/>
        <w:rPr>
          <w:del w:id="330" w:author="Hitech" w:date="2025-06-20T21:44:00Z"/>
          <w:rFonts w:ascii="Times New Roman" w:eastAsia="Times New Roman" w:hAnsi="Times New Roman"/>
          <w:sz w:val="28"/>
        </w:rPr>
        <w:pPrChange w:id="331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C877EDD" w14:textId="77777777" w:rsidR="00DC07F8" w:rsidDel="00B310DD" w:rsidRDefault="00DC07F8">
      <w:pPr>
        <w:spacing w:after="0" w:line="360" w:lineRule="auto"/>
        <w:ind w:firstLine="567"/>
        <w:rPr>
          <w:del w:id="332" w:author="Hitech" w:date="2025-06-20T21:44:00Z"/>
          <w:rFonts w:ascii="Times New Roman" w:eastAsia="Times New Roman" w:hAnsi="Times New Roman"/>
          <w:sz w:val="28"/>
        </w:rPr>
        <w:pPrChange w:id="333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51AD19A" w14:textId="77777777" w:rsidR="00DC07F8" w:rsidDel="00B310DD" w:rsidRDefault="00DC07F8">
      <w:pPr>
        <w:spacing w:after="0" w:line="360" w:lineRule="auto"/>
        <w:ind w:firstLine="567"/>
        <w:rPr>
          <w:del w:id="334" w:author="Hitech" w:date="2025-06-20T21:44:00Z"/>
          <w:rFonts w:ascii="Times New Roman" w:eastAsia="Times New Roman" w:hAnsi="Times New Roman"/>
          <w:sz w:val="28"/>
        </w:rPr>
        <w:pPrChange w:id="335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20E801C0" w14:textId="77777777" w:rsidR="00DC07F8" w:rsidDel="00B310DD" w:rsidRDefault="00DC07F8">
      <w:pPr>
        <w:spacing w:after="0" w:line="360" w:lineRule="auto"/>
        <w:ind w:firstLine="567"/>
        <w:rPr>
          <w:del w:id="336" w:author="Hitech" w:date="2025-06-20T21:44:00Z"/>
          <w:rFonts w:ascii="Times New Roman" w:eastAsia="Times New Roman" w:hAnsi="Times New Roman"/>
          <w:sz w:val="28"/>
        </w:rPr>
        <w:pPrChange w:id="337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F97DF83" w14:textId="77777777" w:rsidR="00DC07F8" w:rsidDel="00B310DD" w:rsidRDefault="00DC07F8">
      <w:pPr>
        <w:spacing w:after="0" w:line="360" w:lineRule="auto"/>
        <w:ind w:firstLine="567"/>
        <w:rPr>
          <w:del w:id="338" w:author="Hitech" w:date="2025-06-20T21:44:00Z"/>
          <w:rFonts w:ascii="Times New Roman" w:eastAsia="Times New Roman" w:hAnsi="Times New Roman"/>
          <w:sz w:val="28"/>
        </w:rPr>
        <w:pPrChange w:id="33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0066B0B6" w14:textId="77777777" w:rsidR="00DC07F8" w:rsidDel="00B310DD" w:rsidRDefault="00DC07F8">
      <w:pPr>
        <w:spacing w:after="0" w:line="360" w:lineRule="auto"/>
        <w:ind w:firstLine="567"/>
        <w:rPr>
          <w:del w:id="340" w:author="Hitech" w:date="2025-06-20T21:44:00Z"/>
          <w:rFonts w:ascii="Times New Roman" w:eastAsia="Times New Roman" w:hAnsi="Times New Roman"/>
          <w:sz w:val="28"/>
        </w:rPr>
        <w:pPrChange w:id="341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E95DD00" w14:textId="77777777" w:rsidR="00DC07F8" w:rsidDel="00B310DD" w:rsidRDefault="00DC07F8">
      <w:pPr>
        <w:spacing w:after="0" w:line="360" w:lineRule="auto"/>
        <w:ind w:firstLine="567"/>
        <w:rPr>
          <w:del w:id="342" w:author="Hitech" w:date="2025-06-20T21:44:00Z"/>
          <w:rFonts w:ascii="Times New Roman" w:eastAsia="Times New Roman" w:hAnsi="Times New Roman"/>
          <w:sz w:val="28"/>
        </w:rPr>
        <w:pPrChange w:id="343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564C539E" w14:textId="77777777" w:rsidR="00DC07F8" w:rsidDel="00B310DD" w:rsidRDefault="00DC07F8">
      <w:pPr>
        <w:spacing w:after="0" w:line="360" w:lineRule="auto"/>
        <w:ind w:firstLine="567"/>
        <w:rPr>
          <w:del w:id="344" w:author="Hitech" w:date="2025-06-20T21:44:00Z"/>
          <w:rFonts w:ascii="Times New Roman" w:eastAsia="Times New Roman" w:hAnsi="Times New Roman"/>
          <w:sz w:val="28"/>
        </w:rPr>
        <w:pPrChange w:id="345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4930BDF9" w14:textId="77777777" w:rsidR="00DC07F8" w:rsidDel="00B310DD" w:rsidRDefault="00DC07F8">
      <w:pPr>
        <w:spacing w:after="0" w:line="360" w:lineRule="auto"/>
        <w:ind w:firstLine="567"/>
        <w:rPr>
          <w:del w:id="346" w:author="Hitech" w:date="2025-06-20T21:44:00Z"/>
          <w:rFonts w:ascii="Times New Roman" w:eastAsia="Times New Roman" w:hAnsi="Times New Roman"/>
          <w:sz w:val="28"/>
        </w:rPr>
        <w:pPrChange w:id="347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6DF4D0AC" w14:textId="77777777" w:rsidR="00DC07F8" w:rsidDel="00B310DD" w:rsidRDefault="00DC07F8">
      <w:pPr>
        <w:spacing w:after="0" w:line="360" w:lineRule="auto"/>
        <w:ind w:firstLine="567"/>
        <w:rPr>
          <w:del w:id="348" w:author="Hitech" w:date="2025-06-20T21:44:00Z"/>
          <w:rFonts w:ascii="Times New Roman" w:eastAsia="Times New Roman" w:hAnsi="Times New Roman"/>
          <w:sz w:val="28"/>
        </w:rPr>
        <w:pPrChange w:id="34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63F640CE" w14:textId="77777777" w:rsidR="00DC07F8" w:rsidDel="00B310DD" w:rsidRDefault="00DC07F8">
      <w:pPr>
        <w:spacing w:after="0" w:line="360" w:lineRule="auto"/>
        <w:ind w:firstLine="567"/>
        <w:rPr>
          <w:del w:id="350" w:author="Hitech" w:date="2025-06-20T21:44:00Z"/>
          <w:rFonts w:ascii="Times New Roman" w:eastAsia="Times New Roman" w:hAnsi="Times New Roman"/>
          <w:sz w:val="28"/>
        </w:rPr>
        <w:pPrChange w:id="351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9211572" w14:textId="77777777" w:rsidR="00DC07F8" w:rsidDel="00B310DD" w:rsidRDefault="00DC07F8">
      <w:pPr>
        <w:spacing w:after="0" w:line="360" w:lineRule="auto"/>
        <w:ind w:firstLine="567"/>
        <w:rPr>
          <w:del w:id="352" w:author="Hitech" w:date="2025-06-20T21:44:00Z"/>
          <w:rFonts w:ascii="Times New Roman" w:eastAsia="Times New Roman" w:hAnsi="Times New Roman"/>
          <w:sz w:val="28"/>
        </w:rPr>
        <w:pPrChange w:id="353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0540A4DD" w14:textId="77777777" w:rsidR="00DC07F8" w:rsidDel="00B310DD" w:rsidRDefault="00DC07F8">
      <w:pPr>
        <w:spacing w:after="0" w:line="360" w:lineRule="auto"/>
        <w:ind w:firstLine="567"/>
        <w:rPr>
          <w:del w:id="354" w:author="Hitech" w:date="2025-06-20T21:44:00Z"/>
          <w:rFonts w:ascii="Times New Roman" w:eastAsia="Times New Roman" w:hAnsi="Times New Roman"/>
          <w:sz w:val="28"/>
        </w:rPr>
        <w:pPrChange w:id="355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1C015BDF" w14:textId="77777777" w:rsidR="00DC07F8" w:rsidDel="00B310DD" w:rsidRDefault="00DC07F8">
      <w:pPr>
        <w:spacing w:after="0" w:line="360" w:lineRule="auto"/>
        <w:ind w:firstLine="567"/>
        <w:rPr>
          <w:del w:id="356" w:author="Hitech" w:date="2025-06-20T21:44:00Z"/>
          <w:rFonts w:ascii="Times New Roman" w:eastAsia="Times New Roman" w:hAnsi="Times New Roman"/>
          <w:sz w:val="28"/>
        </w:rPr>
        <w:pPrChange w:id="357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B2E4C94" w14:textId="77777777" w:rsidR="00DC07F8" w:rsidDel="00B310DD" w:rsidRDefault="00DC07F8">
      <w:pPr>
        <w:spacing w:after="0" w:line="360" w:lineRule="auto"/>
        <w:ind w:firstLine="567"/>
        <w:rPr>
          <w:del w:id="358" w:author="Hitech" w:date="2025-06-20T21:44:00Z"/>
          <w:rFonts w:ascii="Times New Roman" w:eastAsia="Times New Roman" w:hAnsi="Times New Roman"/>
          <w:sz w:val="28"/>
        </w:rPr>
        <w:pPrChange w:id="35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3A3CD06A" w14:textId="77777777" w:rsidR="00DC07F8" w:rsidDel="00B310DD" w:rsidRDefault="00DC07F8">
      <w:pPr>
        <w:spacing w:after="0" w:line="360" w:lineRule="auto"/>
        <w:ind w:firstLine="567"/>
        <w:rPr>
          <w:del w:id="360" w:author="Hitech" w:date="2025-06-20T21:44:00Z"/>
          <w:rFonts w:ascii="Times New Roman" w:eastAsia="Times New Roman" w:hAnsi="Times New Roman"/>
          <w:sz w:val="28"/>
        </w:rPr>
        <w:pPrChange w:id="361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4A1435B8" w14:textId="27ACD94D" w:rsidR="00DC07F8" w:rsidDel="003A3B3D" w:rsidRDefault="00DC07F8">
      <w:pPr>
        <w:pStyle w:val="1"/>
        <w:jc w:val="left"/>
        <w:rPr>
          <w:del w:id="362" w:author="Hitech" w:date="2025-06-20T19:44:00Z"/>
        </w:rPr>
        <w:pPrChange w:id="363" w:author="Hitech" w:date="2025-06-20T21:44:00Z">
          <w:pPr>
            <w:pStyle w:val="1"/>
          </w:pPr>
        </w:pPrChange>
      </w:pPr>
    </w:p>
    <w:p w14:paraId="2D191F0A" w14:textId="3AA9B0C3" w:rsidR="003A3B3D" w:rsidDel="00B310DD" w:rsidRDefault="003A3B3D">
      <w:pPr>
        <w:rPr>
          <w:ins w:id="364" w:author="Hitech" w:date="2025-06-20T19:44:00Z"/>
          <w:del w:id="365" w:author="Hitech" w:date="2025-06-20T21:44:00Z"/>
        </w:rPr>
        <w:pPrChange w:id="366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1AEEFD37" w14:textId="12E31E46" w:rsidR="003A3B3D" w:rsidDel="00B310DD" w:rsidRDefault="003A3B3D">
      <w:pPr>
        <w:rPr>
          <w:ins w:id="367" w:author="Hitech" w:date="2025-06-20T19:45:00Z"/>
          <w:del w:id="368" w:author="Hitech" w:date="2025-06-20T21:44:00Z"/>
        </w:rPr>
        <w:pPrChange w:id="36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2E0D25E4" w14:textId="77777777" w:rsidR="003A3B3D" w:rsidRPr="00B310DD" w:rsidDel="00B310DD" w:rsidRDefault="003A3B3D">
      <w:pPr>
        <w:rPr>
          <w:ins w:id="370" w:author="Hitech" w:date="2025-06-20T19:44:00Z"/>
          <w:del w:id="371" w:author="Hitech" w:date="2025-06-20T21:44:00Z"/>
        </w:rPr>
        <w:pPrChange w:id="372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042A4DA4" w14:textId="30E82EA4" w:rsidR="003A3B3D" w:rsidDel="00B310DD" w:rsidRDefault="003A3B3D">
      <w:pPr>
        <w:pStyle w:val="1"/>
        <w:jc w:val="left"/>
        <w:rPr>
          <w:ins w:id="373" w:author="Hitech" w:date="2025-06-20T19:44:00Z"/>
          <w:del w:id="374" w:author="Hitech" w:date="2025-06-20T21:44:00Z"/>
        </w:rPr>
        <w:pPrChange w:id="375" w:author="Hitech" w:date="2025-06-20T21:44:00Z">
          <w:pPr>
            <w:pStyle w:val="1"/>
          </w:pPr>
        </w:pPrChange>
      </w:pPr>
    </w:p>
    <w:p w14:paraId="02097C1C" w14:textId="77777777" w:rsidR="00B310DD" w:rsidRDefault="00B310DD">
      <w:pPr>
        <w:spacing w:after="0" w:line="360" w:lineRule="auto"/>
        <w:ind w:firstLine="567"/>
        <w:jc w:val="both"/>
        <w:rPr>
          <w:ins w:id="376" w:author="Hitech" w:date="2025-06-20T21:44:00Z"/>
        </w:rPr>
        <w:pPrChange w:id="377" w:author="Hitech" w:date="2025-06-20T21:44:00Z">
          <w:pPr>
            <w:pStyle w:val="1"/>
          </w:pPr>
        </w:pPrChange>
      </w:pPr>
    </w:p>
    <w:p w14:paraId="045DAB10" w14:textId="7B90EE0E" w:rsidR="00415BE4" w:rsidRDefault="00415BE4" w:rsidP="00415BE4">
      <w:pPr>
        <w:pStyle w:val="1"/>
      </w:pPr>
      <w:r>
        <w:lastRenderedPageBreak/>
        <w:t>СПИСОК ИСПОЛЬЗУЕМЫХ ИСТОЧНИКОВ</w:t>
      </w:r>
      <w:bookmarkEnd w:id="306"/>
    </w:p>
    <w:p w14:paraId="367D7191" w14:textId="77777777" w:rsidR="00B310DD" w:rsidRPr="00494892" w:rsidRDefault="00B310DD" w:rsidP="00B310DD">
      <w:pPr>
        <w:rPr>
          <w:ins w:id="378" w:author="Hitech" w:date="2025-06-20T21:44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379" w:author="Hitech" w:date="2025-06-20T21:44:00Z">
        <w:r w:rsidRPr="00494892">
          <w:rPr>
            <w:rFonts w:ascii="Times New Roman" w:eastAsia="Times New Roman" w:hAnsi="Times New Roman" w:cs="Times New Roman"/>
            <w:bCs/>
            <w:sz w:val="28"/>
            <w:szCs w:val="24"/>
            <w:lang w:val="ru-MD" w:eastAsia="ru-RU"/>
          </w:rPr>
          <w:t>1. Книги и учебники:</w:t>
        </w:r>
      </w:ins>
    </w:p>
    <w:p w14:paraId="057A87AB" w14:textId="77777777" w:rsidR="00B310DD" w:rsidRPr="00494892" w:rsidRDefault="00B310DD" w:rsidP="00B310DD">
      <w:pPr>
        <w:numPr>
          <w:ilvl w:val="0"/>
          <w:numId w:val="42"/>
        </w:numPr>
        <w:rPr>
          <w:ins w:id="380" w:author="Hitech" w:date="2025-06-20T21:44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381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t>Дейт К., Дарвин Х. Разработка и реализация информационных систем.</w:t>
        </w:r>
      </w:ins>
    </w:p>
    <w:p w14:paraId="48B3633E" w14:textId="77777777" w:rsidR="00B310DD" w:rsidRPr="00494892" w:rsidRDefault="00B310DD" w:rsidP="00B310DD">
      <w:pPr>
        <w:numPr>
          <w:ilvl w:val="0"/>
          <w:numId w:val="42"/>
        </w:numPr>
        <w:rPr>
          <w:ins w:id="382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383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Joseph Albahari, Ben Albahari. C# 7.0 in a Nutshell.</w:t>
        </w:r>
      </w:ins>
    </w:p>
    <w:p w14:paraId="24F31D3D" w14:textId="77777777" w:rsidR="00B310DD" w:rsidRPr="00494892" w:rsidRDefault="00B310DD" w:rsidP="00B310DD">
      <w:pPr>
        <w:numPr>
          <w:ilvl w:val="0"/>
          <w:numId w:val="42"/>
        </w:numPr>
        <w:rPr>
          <w:ins w:id="384" w:author="Hitech" w:date="2025-06-20T21:44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385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t>Карло Ц., Браун П. Основы баз данных.</w:t>
        </w:r>
      </w:ins>
    </w:p>
    <w:p w14:paraId="1DB56D3A" w14:textId="77777777" w:rsidR="00B310DD" w:rsidRPr="00494892" w:rsidRDefault="00B310DD" w:rsidP="00B310DD">
      <w:pPr>
        <w:rPr>
          <w:ins w:id="386" w:author="Hitech" w:date="2025-06-20T21:44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387" w:author="Hitech" w:date="2025-06-20T21:44:00Z">
        <w:r w:rsidRPr="00494892">
          <w:rPr>
            <w:rFonts w:ascii="Times New Roman" w:eastAsia="Times New Roman" w:hAnsi="Times New Roman" w:cs="Times New Roman"/>
            <w:bCs/>
            <w:sz w:val="28"/>
            <w:szCs w:val="24"/>
            <w:lang w:val="ru-MD" w:eastAsia="ru-RU"/>
          </w:rPr>
          <w:t>2. Статьи и публикации:</w:t>
        </w:r>
      </w:ins>
    </w:p>
    <w:p w14:paraId="542C0929" w14:textId="54D1D1AD" w:rsidR="00B310DD" w:rsidRPr="00494892" w:rsidRDefault="00B310DD" w:rsidP="00E32694">
      <w:pPr>
        <w:numPr>
          <w:ilvl w:val="0"/>
          <w:numId w:val="43"/>
        </w:numPr>
        <w:rPr>
          <w:ins w:id="388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  <w:pPrChange w:id="389" w:author="kab-35-17" w:date="2025-06-21T06:10:00Z">
          <w:pPr>
            <w:numPr>
              <w:numId w:val="43"/>
            </w:numPr>
            <w:tabs>
              <w:tab w:val="num" w:pos="720"/>
            </w:tabs>
            <w:ind w:left="720" w:hanging="360"/>
          </w:pPr>
        </w:pPrChange>
      </w:pPr>
      <w:ins w:id="390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PubMed: </w:t>
        </w:r>
      </w:ins>
      <w:ins w:id="391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392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https://pubmed.ncbi.nlm.nih.gov/</w:instrText>
        </w:r>
      </w:ins>
      <w:ins w:id="393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394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https://pubmed.ncbi.nlm.nih.gov/</w:t>
        </w:r>
      </w:ins>
      <w:ins w:id="395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396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3868417D" w14:textId="04815171" w:rsidR="00B310DD" w:rsidRPr="00494892" w:rsidRDefault="00B310DD" w:rsidP="00B310DD">
      <w:pPr>
        <w:numPr>
          <w:ilvl w:val="0"/>
          <w:numId w:val="43"/>
        </w:numPr>
        <w:rPr>
          <w:ins w:id="397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398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Google Scholar: </w:t>
        </w:r>
      </w:ins>
      <w:ins w:id="399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400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https://scholar.google.com/</w:instrText>
        </w:r>
      </w:ins>
      <w:ins w:id="401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402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https://scholar.google.com/</w:t>
        </w:r>
      </w:ins>
      <w:ins w:id="403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04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12A518DA" w14:textId="0BF34C28" w:rsidR="00B310DD" w:rsidRPr="00494892" w:rsidRDefault="00B310DD" w:rsidP="00B310DD">
      <w:pPr>
        <w:numPr>
          <w:ilvl w:val="0"/>
          <w:numId w:val="43"/>
        </w:numPr>
        <w:rPr>
          <w:ins w:id="405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406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AVMA: </w:t>
        </w:r>
      </w:ins>
      <w:ins w:id="407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408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https://www.avma.org/</w:instrText>
        </w:r>
      </w:ins>
      <w:ins w:id="409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410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https://www.avma.org/</w:t>
        </w:r>
      </w:ins>
      <w:ins w:id="411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12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  <w:ins w:id="413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   </w:t>
        </w:r>
      </w:ins>
      <w:ins w:id="414" w:author="Hitech" w:date="2025-06-20T21:45:00Z"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15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62B71EC3" w14:textId="77777777" w:rsidR="00B310DD" w:rsidRPr="00494892" w:rsidRDefault="00B310DD" w:rsidP="00B310DD">
      <w:pPr>
        <w:rPr>
          <w:ins w:id="416" w:author="Hitech" w:date="2025-06-20T21:44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417" w:author="Hitech" w:date="2025-06-20T21:44:00Z">
        <w:r w:rsidRPr="00494892">
          <w:rPr>
            <w:rFonts w:ascii="Times New Roman" w:eastAsia="Times New Roman" w:hAnsi="Times New Roman" w:cs="Times New Roman"/>
            <w:bCs/>
            <w:sz w:val="28"/>
            <w:szCs w:val="24"/>
            <w:lang w:val="ru-MD" w:eastAsia="ru-RU"/>
          </w:rPr>
          <w:t>3. Интернет-ресурсы:</w:t>
        </w:r>
      </w:ins>
    </w:p>
    <w:p w14:paraId="26240831" w14:textId="4818AEB9" w:rsidR="00B310DD" w:rsidRPr="00494892" w:rsidRDefault="00B310DD" w:rsidP="00B310DD">
      <w:pPr>
        <w:numPr>
          <w:ilvl w:val="0"/>
          <w:numId w:val="44"/>
        </w:numPr>
        <w:rPr>
          <w:ins w:id="418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419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C# Guide: </w:t>
        </w:r>
      </w:ins>
      <w:ins w:id="420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421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https://docs.microsoft.com/en-us/dotnet/csharp/</w:instrText>
        </w:r>
      </w:ins>
      <w:ins w:id="422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423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https://docs.microsoft.com/en-us/dotnet/csharp/</w:t>
        </w:r>
      </w:ins>
      <w:ins w:id="424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25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4F5B021D" w14:textId="44A29B7D" w:rsidR="00B310DD" w:rsidRPr="00494892" w:rsidRDefault="00B310DD" w:rsidP="00B310DD">
      <w:pPr>
        <w:numPr>
          <w:ilvl w:val="0"/>
          <w:numId w:val="44"/>
        </w:numPr>
        <w:rPr>
          <w:ins w:id="426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427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.NET Documentation: </w:t>
        </w:r>
      </w:ins>
      <w:ins w:id="428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429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https://docs.microsoft.com/en-us/dotnet/</w:instrText>
        </w:r>
      </w:ins>
      <w:ins w:id="430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431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https://docs.microsoft.com/en-us/dotnet/</w:t>
        </w:r>
      </w:ins>
      <w:ins w:id="432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33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4382B9C1" w14:textId="6495537F" w:rsidR="00B310DD" w:rsidRPr="00B310DD" w:rsidRDefault="00B310DD">
      <w:pPr>
        <w:numPr>
          <w:ilvl w:val="0"/>
          <w:numId w:val="44"/>
        </w:numPr>
        <w:rPr>
          <w:ins w:id="434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435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Coursera: </w:t>
        </w:r>
      </w:ins>
      <w:ins w:id="436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437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https://www.coursera.org/</w:instrText>
        </w:r>
      </w:ins>
      <w:ins w:id="438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439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https://www.coursera.org/</w:t>
        </w:r>
      </w:ins>
      <w:ins w:id="440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41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6DDA5AF8" w14:textId="598ECE18" w:rsidR="00B310DD" w:rsidRDefault="00B310DD" w:rsidP="00B310DD">
      <w:pPr>
        <w:numPr>
          <w:ilvl w:val="0"/>
          <w:numId w:val="44"/>
        </w:numPr>
        <w:rPr>
          <w:ins w:id="442" w:author="Hitech" w:date="2025-06-20T21:45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443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t xml:space="preserve">GitHub: </w:t>
        </w:r>
      </w:ins>
      <w:ins w:id="444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instrText xml:space="preserve"> HYPERLINK "</w:instrText>
        </w:r>
      </w:ins>
      <w:ins w:id="445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instrText>https://github.com/</w:instrText>
        </w:r>
      </w:ins>
      <w:ins w:id="446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separate"/>
        </w:r>
      </w:ins>
      <w:ins w:id="447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t>https://github.com/</w:t>
        </w:r>
      </w:ins>
      <w:ins w:id="448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end"/>
        </w:r>
      </w:ins>
    </w:p>
    <w:p w14:paraId="0E9D1034" w14:textId="4D01756D" w:rsidR="00B310DD" w:rsidRPr="00B310DD" w:rsidRDefault="00B310DD" w:rsidP="00B310DD">
      <w:pPr>
        <w:numPr>
          <w:ilvl w:val="0"/>
          <w:numId w:val="44"/>
        </w:numPr>
        <w:rPr>
          <w:ins w:id="449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  <w:rPrChange w:id="450" w:author="Hitech" w:date="2025-06-20T21:46:00Z">
            <w:rPr>
              <w:ins w:id="451" w:author="Hitech" w:date="2025-06-20T21:44:00Z"/>
              <w:rFonts w:ascii="Times New Roman" w:eastAsia="Times New Roman" w:hAnsi="Times New Roman" w:cs="Times New Roman"/>
              <w:sz w:val="28"/>
              <w:szCs w:val="24"/>
              <w:lang w:val="ru-MD" w:eastAsia="ru-RU"/>
            </w:rPr>
          </w:rPrChange>
        </w:rPr>
      </w:pPr>
      <w:ins w:id="452" w:author="Hitech" w:date="2025-06-20T21:46:00Z">
        <w:r w:rsidRPr="00B310DD">
          <w:rPr>
            <w:rFonts w:ascii="Times New Roman" w:eastAsia="Times New Roman" w:hAnsi="Times New Roman" w:cs="Times New Roman"/>
            <w:bCs/>
            <w:sz w:val="28"/>
            <w:szCs w:val="24"/>
            <w:lang w:val="en-US" w:eastAsia="ru-RU"/>
            <w:rPrChange w:id="453" w:author="Hitech" w:date="2025-06-20T21:46:00Z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rPrChange>
          </w:rPr>
          <w:t>METANIT</w:t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54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.COM: </w:t>
        </w:r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begin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55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val="ru-MD" w:eastAsia="ru-RU"/>
              </w:rPr>
            </w:rPrChange>
          </w:rPr>
          <w:instrText xml:space="preserve"> HYPERLINK "</w:instrText>
        </w:r>
      </w:ins>
      <w:ins w:id="456" w:author="Hitech" w:date="2025-06-20T21:45:00Z"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57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val="ru-MD" w:eastAsia="ru-RU"/>
              </w:rPr>
            </w:rPrChange>
          </w:rPr>
          <w:instrText>https://metanit.com/?ysclid=mc55u027s4318163495</w:instrText>
        </w:r>
      </w:ins>
      <w:ins w:id="458" w:author="Hitech" w:date="2025-06-20T21:46:00Z"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59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val="ru-MD" w:eastAsia="ru-RU"/>
              </w:rPr>
            </w:rPrChange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separate"/>
        </w:r>
      </w:ins>
      <w:ins w:id="460" w:author="Hitech" w:date="2025-06-20T21:45:00Z">
        <w:r w:rsidRPr="00B310DD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61" w:author="Hitech" w:date="2025-06-20T21:46:00Z">
              <w:rPr>
                <w:rStyle w:val="a6"/>
                <w:rFonts w:ascii="Times New Roman" w:eastAsia="Times New Roman" w:hAnsi="Times New Roman" w:cs="Times New Roman"/>
                <w:sz w:val="28"/>
                <w:szCs w:val="24"/>
                <w:lang w:val="ru-MD" w:eastAsia="ru-RU"/>
              </w:rPr>
            </w:rPrChange>
          </w:rPr>
          <w:t>https://metanit.com/?ysclid=mc55u027s4318163495</w:t>
        </w:r>
      </w:ins>
      <w:ins w:id="462" w:author="Hitech" w:date="2025-06-20T21:46:00Z"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63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val="ru-MD" w:eastAsia="ru-RU"/>
              </w:rPr>
            </w:rPrChange>
          </w:rPr>
          <w:t xml:space="preserve"> </w:t>
        </w:r>
      </w:ins>
    </w:p>
    <w:p w14:paraId="187848C6" w14:textId="26C65B27" w:rsidR="00DC07F8" w:rsidRPr="00B310DD" w:rsidDel="00B310DD" w:rsidRDefault="00DC07F8">
      <w:pPr>
        <w:pStyle w:val="a4"/>
        <w:spacing w:after="0" w:line="360" w:lineRule="auto"/>
        <w:rPr>
          <w:del w:id="464" w:author="Hitech" w:date="2025-06-20T21:44:00Z"/>
          <w:rFonts w:ascii="Times New Roman" w:hAnsi="Times New Roman" w:cs="Times New Roman"/>
          <w:sz w:val="28"/>
          <w:szCs w:val="28"/>
          <w:lang w:val="en-US"/>
          <w:rPrChange w:id="465" w:author="Hitech" w:date="2025-06-20T21:46:00Z">
            <w:rPr>
              <w:del w:id="466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467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468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Базовые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6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алгоритмы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и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структуры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данных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Учебный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портал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Stepik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https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://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stepik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org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course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/ </w:delText>
        </w:r>
      </w:del>
      <w:del w:id="481" w:author="Hitech" w:date="2025-06-20T21:42:00Z"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(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дата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обращения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 20.06.2025).</w:delText>
        </w:r>
      </w:del>
    </w:p>
    <w:p w14:paraId="598CA41A" w14:textId="22A3B6F8" w:rsidR="00DC07F8" w:rsidRPr="00B310DD" w:rsidDel="00B310DD" w:rsidRDefault="00DC07F8">
      <w:pPr>
        <w:pStyle w:val="a4"/>
        <w:spacing w:after="0" w:line="360" w:lineRule="auto"/>
        <w:rPr>
          <w:del w:id="485" w:author="Hitech" w:date="2025-06-20T21:44:00Z"/>
          <w:rFonts w:ascii="Times New Roman" w:hAnsi="Times New Roman" w:cs="Times New Roman"/>
          <w:sz w:val="28"/>
          <w:szCs w:val="28"/>
          <w:lang w:val="en-US"/>
          <w:rPrChange w:id="486" w:author="Hitech" w:date="2025-06-20T21:46:00Z">
            <w:rPr>
              <w:del w:id="487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488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489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Бобровский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Проектирование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баз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данных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Учебное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пособие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—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.: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Форум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, 2022. — 256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</w:del>
    </w:p>
    <w:p w14:paraId="038060ED" w14:textId="7C80F218" w:rsidR="00DC07F8" w:rsidRPr="00B310DD" w:rsidDel="00B310DD" w:rsidRDefault="00DC07F8">
      <w:pPr>
        <w:pStyle w:val="a4"/>
        <w:spacing w:after="0" w:line="360" w:lineRule="auto"/>
        <w:rPr>
          <w:del w:id="501" w:author="Hitech" w:date="2025-06-20T21:44:00Z"/>
          <w:rFonts w:ascii="Times New Roman" w:hAnsi="Times New Roman" w:cs="Times New Roman"/>
          <w:sz w:val="28"/>
          <w:szCs w:val="28"/>
          <w:lang w:val="en-US"/>
          <w:rPrChange w:id="502" w:author="Hitech" w:date="2025-06-20T21:46:00Z">
            <w:rPr>
              <w:del w:id="503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504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505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Документация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#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на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официальном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сайте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Microsoft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https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://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docs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microsoft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com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ru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-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ru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dotnet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csharp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 (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дата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обращения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 20.06.2025).</w:delText>
        </w:r>
      </w:del>
    </w:p>
    <w:p w14:paraId="6F1311A7" w14:textId="79D46CE4" w:rsidR="00DC07F8" w:rsidRPr="00B310DD" w:rsidDel="00B310DD" w:rsidRDefault="00DC07F8">
      <w:pPr>
        <w:pStyle w:val="a4"/>
        <w:spacing w:after="0" w:line="360" w:lineRule="auto"/>
        <w:rPr>
          <w:del w:id="522" w:author="Hitech" w:date="2025-06-20T21:44:00Z"/>
          <w:rFonts w:ascii="Times New Roman" w:hAnsi="Times New Roman" w:cs="Times New Roman"/>
          <w:sz w:val="28"/>
          <w:szCs w:val="28"/>
          <w:lang w:val="en-US"/>
          <w:rPrChange w:id="523" w:author="Hitech" w:date="2025-06-20T21:46:00Z">
            <w:rPr>
              <w:del w:id="524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525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526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Методические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указания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к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выполнению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курсовой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работы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по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дисциплине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«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Программирование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» /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Сост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И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И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Иванов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—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4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.: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Университет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4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, 2023.</w:delText>
        </w:r>
      </w:del>
    </w:p>
    <w:p w14:paraId="49991E4A" w14:textId="2A8EDCEE" w:rsidR="00DC07F8" w:rsidRPr="00B310DD" w:rsidDel="00B310DD" w:rsidRDefault="00DC07F8">
      <w:pPr>
        <w:pStyle w:val="a4"/>
        <w:spacing w:after="0" w:line="360" w:lineRule="auto"/>
        <w:rPr>
          <w:del w:id="542" w:author="Hitech" w:date="2025-06-20T21:44:00Z"/>
          <w:rFonts w:ascii="Times New Roman" w:hAnsi="Times New Roman" w:cs="Times New Roman"/>
          <w:sz w:val="28"/>
          <w:szCs w:val="28"/>
          <w:lang w:val="en-US"/>
          <w:rPrChange w:id="543" w:author="Hitech" w:date="2025-06-20T21:46:00Z">
            <w:rPr>
              <w:del w:id="544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545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546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MSDN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4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Documentation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4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https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4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://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learn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microsoft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com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ru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-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ru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dotnet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/ —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официальный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сайт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Microsoft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по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технологиям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NET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(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дата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обращения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 20.06.2025).</w:delText>
        </w:r>
      </w:del>
    </w:p>
    <w:p w14:paraId="122BE902" w14:textId="45BE59AC" w:rsidR="00DC07F8" w:rsidRPr="00B310DD" w:rsidDel="00B310DD" w:rsidRDefault="00DC07F8">
      <w:pPr>
        <w:pStyle w:val="a4"/>
        <w:spacing w:after="0" w:line="360" w:lineRule="auto"/>
        <w:rPr>
          <w:del w:id="564" w:author="Hitech" w:date="2025-06-20T21:44:00Z"/>
          <w:rFonts w:ascii="Times New Roman" w:hAnsi="Times New Roman" w:cs="Times New Roman"/>
          <w:sz w:val="28"/>
          <w:szCs w:val="28"/>
          <w:lang w:val="en-US"/>
          <w:rPrChange w:id="565" w:author="Hitech" w:date="2025-06-20T21:46:00Z">
            <w:rPr>
              <w:del w:id="566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567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568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Сомерфилд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,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Р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7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Современные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7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методы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7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разработки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7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ПО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7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—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СПб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7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.: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Питер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7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, 2020. — 480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7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</w:del>
    </w:p>
    <w:p w14:paraId="3996A953" w14:textId="338CAAB3" w:rsidR="00DC07F8" w:rsidRPr="00B310DD" w:rsidDel="00B310DD" w:rsidRDefault="00DC07F8">
      <w:pPr>
        <w:pStyle w:val="a4"/>
        <w:spacing w:after="0" w:line="360" w:lineRule="auto"/>
        <w:rPr>
          <w:del w:id="578" w:author="Hitech" w:date="2025-06-20T21:44:00Z"/>
          <w:rFonts w:ascii="Times New Roman" w:hAnsi="Times New Roman" w:cs="Times New Roman"/>
          <w:sz w:val="28"/>
          <w:szCs w:val="28"/>
          <w:lang w:val="en-US"/>
          <w:rPrChange w:id="579" w:author="Hitech" w:date="2025-06-20T21:46:00Z">
            <w:rPr>
              <w:del w:id="580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581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582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Троелсен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8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Э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8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.,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Джепикс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8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Ф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8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Язык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8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программирования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8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8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#.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Платформа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9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NET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9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Core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9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3.0. —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9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.: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Вильямс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9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, 2021. — 1024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9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</w:del>
    </w:p>
    <w:p w14:paraId="63EAA673" w14:textId="3D589CD7" w:rsidR="00DC07F8" w:rsidRPr="00B310DD" w:rsidDel="003A3B3D" w:rsidRDefault="00DC07F8">
      <w:pPr>
        <w:pStyle w:val="a4"/>
        <w:spacing w:after="0" w:line="360" w:lineRule="auto"/>
        <w:rPr>
          <w:del w:id="596" w:author="Hitech" w:date="2025-06-20T19:45:00Z"/>
          <w:rFonts w:ascii="Times New Roman" w:hAnsi="Times New Roman" w:cs="Times New Roman"/>
          <w:sz w:val="28"/>
          <w:szCs w:val="28"/>
          <w:lang w:val="en-US"/>
          <w:rPrChange w:id="597" w:author="Hitech" w:date="2025-06-20T21:46:00Z">
            <w:rPr>
              <w:del w:id="598" w:author="Hitech" w:date="2025-06-20T19:45:00Z"/>
            </w:rPr>
          </w:rPrChange>
        </w:rPr>
        <w:pPrChange w:id="599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600" w:author="Hitech" w:date="2025-06-20T19:45:00Z">
        <w:r w:rsidRPr="003A3B3D" w:rsidDel="003A3B3D">
          <w:rPr>
            <w:rFonts w:ascii="Times New Roman" w:hAnsi="Times New Roman" w:cs="Times New Roman"/>
            <w:sz w:val="28"/>
            <w:szCs w:val="28"/>
            <w:rPrChange w:id="601" w:author="Hitech" w:date="2025-06-20T19:45:00Z">
              <w:rPr/>
            </w:rPrChange>
          </w:rPr>
          <w:delText>Яндулов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602" w:author="Hitech" w:date="2025-06-20T21:46:00Z">
              <w:rPr/>
            </w:rPrChange>
          </w:rPr>
          <w:delText xml:space="preserve">,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603" w:author="Hitech" w:date="2025-06-20T19:45:00Z">
              <w:rPr/>
            </w:rPrChange>
          </w:rPr>
          <w:delText>В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604" w:author="Hitech" w:date="2025-06-20T21:46:00Z">
              <w:rPr/>
            </w:rPrChange>
          </w:rPr>
          <w:delText xml:space="preserve">.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605" w:author="Hitech" w:date="2025-06-20T19:45:00Z">
              <w:rPr/>
            </w:rPrChange>
          </w:rPr>
          <w:delText>В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606" w:author="Hitech" w:date="2025-06-20T21:46:00Z">
              <w:rPr/>
            </w:rPrChange>
          </w:rPr>
          <w:delText xml:space="preserve">.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607" w:author="Hitech" w:date="2025-06-20T19:45:00Z">
              <w:rPr/>
            </w:rPrChange>
          </w:rPr>
          <w:delText>Основы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608" w:author="Hitech" w:date="2025-06-20T21:46:00Z">
              <w:rPr/>
            </w:rPrChange>
          </w:rPr>
          <w:delText xml:space="preserve">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609" w:author="Hitech" w:date="2025-06-20T19:45:00Z">
              <w:rPr/>
            </w:rPrChange>
          </w:rPr>
          <w:delText>программной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610" w:author="Hitech" w:date="2025-06-20T21:46:00Z">
              <w:rPr/>
            </w:rPrChange>
          </w:rPr>
          <w:delText xml:space="preserve">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611" w:author="Hitech" w:date="2025-06-20T19:45:00Z">
              <w:rPr/>
            </w:rPrChange>
          </w:rPr>
          <w:delText>инженерии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612" w:author="Hitech" w:date="2025-06-20T21:46:00Z">
              <w:rPr/>
            </w:rPrChange>
          </w:rPr>
          <w:delText xml:space="preserve">. —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613" w:author="Hitech" w:date="2025-06-20T19:45:00Z">
              <w:rPr/>
            </w:rPrChange>
          </w:rPr>
          <w:delText>М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614" w:author="Hitech" w:date="2025-06-20T21:46:00Z">
              <w:rPr/>
            </w:rPrChange>
          </w:rPr>
          <w:delText xml:space="preserve">.: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615" w:author="Hitech" w:date="2025-06-20T19:45:00Z">
              <w:rPr/>
            </w:rPrChange>
          </w:rPr>
          <w:delText>Академия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616" w:author="Hitech" w:date="2025-06-20T21:46:00Z">
              <w:rPr/>
            </w:rPrChange>
          </w:rPr>
          <w:delText xml:space="preserve">, 2019. — 320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617" w:author="Hitech" w:date="2025-06-20T19:45:00Z">
              <w:rPr/>
            </w:rPrChange>
          </w:rPr>
          <w:delText>с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618" w:author="Hitech" w:date="2025-06-20T21:46:00Z">
              <w:rPr/>
            </w:rPrChange>
          </w:rPr>
          <w:delText>.</w:delText>
        </w:r>
      </w:del>
    </w:p>
    <w:p w14:paraId="3C0066B0" w14:textId="77777777" w:rsidR="00DC07F8" w:rsidRPr="00B310DD" w:rsidRDefault="00DC07F8">
      <w:pPr>
        <w:pStyle w:val="a4"/>
        <w:spacing w:after="0" w:line="360" w:lineRule="auto"/>
        <w:rPr>
          <w:lang w:val="en-US"/>
          <w:rPrChange w:id="619" w:author="Hitech" w:date="2025-06-20T21:46:00Z">
            <w:rPr/>
          </w:rPrChange>
        </w:rPr>
        <w:pPrChange w:id="620" w:author="Hitech" w:date="2025-06-20T21:44:00Z">
          <w:pPr/>
        </w:pPrChange>
      </w:pPr>
    </w:p>
    <w:p w14:paraId="767050C4" w14:textId="77777777" w:rsidR="00DC07F8" w:rsidRPr="00B310DD" w:rsidRDefault="00DC07F8" w:rsidP="00DC07F8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  <w:rPrChange w:id="621" w:author="Hitech" w:date="2025-06-20T21:46:00Z">
            <w:rPr>
              <w:rFonts w:ascii="Times New Roman" w:hAnsi="Times New Roman" w:cs="Times New Roman"/>
              <w:sz w:val="28"/>
              <w:szCs w:val="28"/>
            </w:rPr>
          </w:rPrChange>
        </w:rPr>
      </w:pPr>
    </w:p>
    <w:p w14:paraId="4DD75F72" w14:textId="77777777" w:rsidR="00D07A3A" w:rsidRPr="00B310DD" w:rsidRDefault="00DC07F8" w:rsidP="00F65971">
      <w:pPr>
        <w:rPr>
          <w:lang w:val="en-US"/>
          <w:rPrChange w:id="622" w:author="Hitech" w:date="2025-06-20T21:46:00Z">
            <w:rPr/>
          </w:rPrChange>
        </w:rPr>
      </w:pPr>
      <w:r w:rsidRPr="00B310DD">
        <w:rPr>
          <w:lang w:val="en-US"/>
          <w:rPrChange w:id="623" w:author="Hitech" w:date="2025-06-20T21:46:00Z">
            <w:rPr/>
          </w:rPrChange>
        </w:rPr>
        <w:br w:type="page"/>
      </w:r>
    </w:p>
    <w:p w14:paraId="5A757626" w14:textId="46B8341B" w:rsidR="00D07A3A" w:rsidRPr="00914B71" w:rsidRDefault="00114EC6" w:rsidP="00E32694">
      <w:pPr>
        <w:pStyle w:val="1"/>
        <w:jc w:val="right"/>
        <w:rPr>
          <w:lang w:val="en-US"/>
        </w:rPr>
        <w:pPrChange w:id="624" w:author="kab-35-17" w:date="2025-06-21T06:10:00Z">
          <w:pPr>
            <w:pStyle w:val="1"/>
          </w:pPr>
        </w:pPrChange>
      </w:pPr>
      <w:bookmarkStart w:id="625" w:name="_Toc199780915"/>
      <w:r>
        <w:lastRenderedPageBreak/>
        <w:t>ПРИЛ</w:t>
      </w:r>
      <w:ins w:id="626" w:author="kab-35-17" w:date="2025-06-21T06:11:00Z">
        <w:r w:rsidR="00E32694">
          <w:t xml:space="preserve"> </w:t>
        </w:r>
      </w:ins>
      <w:bookmarkStart w:id="627" w:name="_GoBack"/>
      <w:bookmarkEnd w:id="627"/>
      <w:r>
        <w:t>ОЖЕНИЕ</w:t>
      </w:r>
      <w:r w:rsidR="00D07A3A" w:rsidRPr="00914B71">
        <w:rPr>
          <w:lang w:val="en-US"/>
        </w:rPr>
        <w:t xml:space="preserve"> </w:t>
      </w:r>
      <w:r w:rsidR="00D07A3A">
        <w:t>А</w:t>
      </w:r>
      <w:bookmarkEnd w:id="625"/>
    </w:p>
    <w:p w14:paraId="2AA7E2B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28" w:author="Hitech" w:date="2025-06-20T21:38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629" w:author="Hitech" w:date="2025-06-20T21:39:00Z">
            <w:rPr>
              <w:ins w:id="630" w:author="Hitech" w:date="2025-06-20T21:38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631" w:author="Hitech" w:date="2025-06-20T21:38:00Z"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3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class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3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634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</w:ins>
    </w:p>
    <w:p w14:paraId="05B2585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35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36" w:author="Hitech" w:date="2025-06-20T21:39:00Z">
            <w:rPr>
              <w:ins w:id="637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38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3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{</w:t>
        </w:r>
      </w:ins>
    </w:p>
    <w:p w14:paraId="25F38F6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4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41" w:author="Hitech" w:date="2025-06-20T21:39:00Z">
            <w:rPr>
              <w:ins w:id="64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4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4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4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4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4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4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code;</w:t>
        </w:r>
      </w:ins>
    </w:p>
    <w:p w14:paraId="0BD0D95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4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50" w:author="Hitech" w:date="2025-06-20T21:39:00Z">
            <w:rPr>
              <w:ins w:id="65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5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5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5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5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5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5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name;</w:t>
        </w:r>
      </w:ins>
    </w:p>
    <w:p w14:paraId="662F2C5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5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59" w:author="Hitech" w:date="2025-06-20T21:39:00Z">
            <w:rPr>
              <w:ins w:id="66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6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6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6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6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6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6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specName;</w:t>
        </w:r>
      </w:ins>
    </w:p>
    <w:p w14:paraId="3AC597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67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68" w:author="Hitech" w:date="2025-06-20T21:39:00Z">
            <w:rPr>
              <w:ins w:id="669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70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7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7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7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7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7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form;</w:t>
        </w:r>
      </w:ins>
    </w:p>
    <w:p w14:paraId="493F6D3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7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77" w:author="Hitech" w:date="2025-06-20T21:39:00Z">
            <w:rPr>
              <w:ins w:id="67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214E8F8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7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80" w:author="Hitech" w:date="2025-06-20T21:39:00Z">
            <w:rPr>
              <w:ins w:id="68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8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8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8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8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686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8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 { }</w:t>
        </w:r>
      </w:ins>
    </w:p>
    <w:p w14:paraId="5DE439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8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89" w:author="Hitech" w:date="2025-06-20T21:39:00Z">
            <w:rPr>
              <w:ins w:id="69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9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9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9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9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9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9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Code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9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9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code;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9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0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code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0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0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1782BEC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0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04" w:author="Hitech" w:date="2025-06-20T21:39:00Z">
            <w:rPr>
              <w:ins w:id="70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0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0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0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0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1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1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1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1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1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1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1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0DDEDA5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1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19" w:author="Hitech" w:date="2025-06-20T21:39:00Z">
            <w:rPr>
              <w:ins w:id="72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2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2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2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2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2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2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SpecName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2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specName;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2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3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specName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3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3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396A74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3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34" w:author="Hitech" w:date="2025-06-20T21:39:00Z">
            <w:rPr>
              <w:ins w:id="73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3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3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3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3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4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4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Form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4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form;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4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4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form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4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4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440F9D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4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49" w:author="Hitech" w:date="2025-06-20T21:39:00Z">
            <w:rPr>
              <w:ins w:id="75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2614B7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5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52" w:author="Hitech" w:date="2025-06-20T21:39:00Z">
            <w:rPr>
              <w:ins w:id="75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5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5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5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5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758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5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6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6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code,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6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6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6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6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specName,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6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6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form)</w:t>
        </w:r>
      </w:ins>
    </w:p>
    <w:p w14:paraId="03DC041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6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69" w:author="Hitech" w:date="2025-06-20T21:39:00Z">
            <w:rPr>
              <w:ins w:id="77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7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7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{</w:t>
        </w:r>
      </w:ins>
    </w:p>
    <w:p w14:paraId="2A95F7A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7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74" w:author="Hitech" w:date="2025-06-20T21:39:00Z">
            <w:rPr>
              <w:ins w:id="77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7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7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7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.Code = code;</w:t>
        </w:r>
      </w:ins>
    </w:p>
    <w:p w14:paraId="564A302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8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81" w:author="Hitech" w:date="2025-06-20T21:39:00Z">
            <w:rPr>
              <w:ins w:id="78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8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8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8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8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.Name = name;</w:t>
        </w:r>
      </w:ins>
    </w:p>
    <w:p w14:paraId="7725753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87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88" w:author="Hitech" w:date="2025-06-20T21:39:00Z">
            <w:rPr>
              <w:ins w:id="789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90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9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9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9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.SpecName = specName;</w:t>
        </w:r>
      </w:ins>
    </w:p>
    <w:p w14:paraId="730EE29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9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95" w:author="Hitech" w:date="2025-06-20T21:39:00Z">
            <w:rPr>
              <w:ins w:id="79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97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9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9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0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.Form = form;</w:t>
        </w:r>
      </w:ins>
    </w:p>
    <w:p w14:paraId="1D18E29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0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02" w:author="Hitech" w:date="2025-06-20T21:39:00Z">
            <w:rPr>
              <w:ins w:id="80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0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0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}</w:t>
        </w:r>
      </w:ins>
    </w:p>
    <w:p w14:paraId="5EB9022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0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07" w:author="Hitech" w:date="2025-06-20T21:39:00Z">
            <w:rPr>
              <w:ins w:id="80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7A93BF4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0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10" w:author="Hitech" w:date="2025-06-20T21:39:00Z">
            <w:rPr>
              <w:ins w:id="81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1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1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1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1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1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ToFileString()</w:t>
        </w:r>
      </w:ins>
    </w:p>
    <w:p w14:paraId="111EA47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1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19" w:author="Hitech" w:date="2025-06-20T21:39:00Z">
            <w:rPr>
              <w:ins w:id="82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2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2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{</w:t>
        </w:r>
      </w:ins>
    </w:p>
    <w:p w14:paraId="5F99668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2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24" w:author="Hitech" w:date="2025-06-20T21:39:00Z">
            <w:rPr>
              <w:ins w:id="82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2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2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2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2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30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$"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3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{Code}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32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3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{Name}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34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3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{SpecName}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36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3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{Form}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38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3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AFFA423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84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41" w:author="kab-35-17" w:date="2025-06-21T05:54:00Z">
            <w:rPr>
              <w:ins w:id="84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4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4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45" w:author="kab-35-17" w:date="2025-06-21T05:54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}</w:t>
        </w:r>
      </w:ins>
    </w:p>
    <w:p w14:paraId="5C488AAF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84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47" w:author="kab-35-17" w:date="2025-06-21T05:54:00Z">
            <w:rPr>
              <w:ins w:id="84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65FD4FB6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84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50" w:author="kab-35-17" w:date="2025-06-21T05:54:00Z">
            <w:rPr>
              <w:ins w:id="85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41E7E7C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52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53" w:author="Hitech" w:date="2025-06-20T21:39:00Z">
            <w:rPr>
              <w:ins w:id="854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55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5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5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5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5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6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861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6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FromFileString(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6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6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line)</w:t>
        </w:r>
      </w:ins>
    </w:p>
    <w:p w14:paraId="78B3EEB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65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66" w:author="Hitech" w:date="2025-06-20T21:39:00Z">
            <w:rPr>
              <w:ins w:id="867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68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6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{</w:t>
        </w:r>
      </w:ins>
    </w:p>
    <w:p w14:paraId="29DA0DD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7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71" w:author="Hitech" w:date="2025-06-20T21:39:00Z">
            <w:rPr>
              <w:ins w:id="87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7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7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7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7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7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7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.IsNullOrWhiteSpace(line))</w:t>
        </w:r>
      </w:ins>
    </w:p>
    <w:p w14:paraId="2D51DAD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7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80" w:author="Hitech" w:date="2025-06-20T21:39:00Z">
            <w:rPr>
              <w:ins w:id="88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8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8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8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8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8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8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844DC2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8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89" w:author="Hitech" w:date="2025-06-20T21:39:00Z">
            <w:rPr>
              <w:ins w:id="89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44BF3FB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9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92" w:author="Hitech" w:date="2025-06-20T21:39:00Z">
            <w:rPr>
              <w:ins w:id="89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9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9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9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9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[] parts = line.Split(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98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';'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9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77FBAD4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0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01" w:author="Hitech" w:date="2025-06-20T21:39:00Z">
            <w:rPr>
              <w:ins w:id="90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0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0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0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0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(parts.Length != 4)</w:t>
        </w:r>
      </w:ins>
    </w:p>
    <w:p w14:paraId="0D34B68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07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08" w:author="Hitech" w:date="2025-06-20T21:39:00Z">
            <w:rPr>
              <w:ins w:id="909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10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1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1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1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1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A49F74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1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17" w:author="Hitech" w:date="2025-06-20T21:39:00Z">
            <w:rPr>
              <w:ins w:id="91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42A07A7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19" w:author="Hitech" w:date="2025-06-20T21:38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920" w:author="Hitech" w:date="2025-06-20T21:39:00Z">
            <w:rPr>
              <w:ins w:id="921" w:author="Hitech" w:date="2025-06-20T21:38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92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2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2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2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2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2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928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</w:ins>
    </w:p>
    <w:p w14:paraId="21881E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2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30" w:author="Hitech" w:date="2025-06-20T21:39:00Z">
            <w:rPr>
              <w:ins w:id="93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3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3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{</w:t>
        </w:r>
      </w:ins>
    </w:p>
    <w:p w14:paraId="7E1433F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3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35" w:author="Hitech" w:date="2025-06-20T21:39:00Z">
            <w:rPr>
              <w:ins w:id="93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37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Code = parts[0],</w:t>
        </w:r>
      </w:ins>
    </w:p>
    <w:p w14:paraId="681A48F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3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40" w:author="Hitech" w:date="2025-06-20T21:39:00Z">
            <w:rPr>
              <w:ins w:id="94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4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Name = parts[1],</w:t>
        </w:r>
      </w:ins>
    </w:p>
    <w:p w14:paraId="536F366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4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45" w:author="Hitech" w:date="2025-06-20T21:39:00Z">
            <w:rPr>
              <w:ins w:id="94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47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4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SpecName = parts[2],</w:t>
        </w:r>
      </w:ins>
    </w:p>
    <w:p w14:paraId="6C85F59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4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50" w:author="Hitech" w:date="2025-06-20T21:39:00Z">
            <w:rPr>
              <w:ins w:id="95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5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5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Form = parts[3]</w:t>
        </w:r>
      </w:ins>
    </w:p>
    <w:p w14:paraId="6A2C61B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5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55" w:author="Hitech" w:date="2025-06-20T21:39:00Z">
            <w:rPr>
              <w:ins w:id="95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57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5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};</w:t>
        </w:r>
      </w:ins>
    </w:p>
    <w:p w14:paraId="43ADE06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5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60" w:author="Hitech" w:date="2025-06-20T21:39:00Z">
            <w:rPr>
              <w:ins w:id="96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6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6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}</w:t>
        </w:r>
      </w:ins>
    </w:p>
    <w:p w14:paraId="0085D1D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6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65" w:author="Hitech" w:date="2025-06-20T21:39:00Z">
            <w:rPr>
              <w:ins w:id="96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28CFEE7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67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68" w:author="Hitech" w:date="2025-06-20T21:39:00Z">
            <w:rPr>
              <w:ins w:id="969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70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7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7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internal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7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974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7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7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data,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7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char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7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delimiter)</w:t>
        </w:r>
      </w:ins>
    </w:p>
    <w:p w14:paraId="4BFBF80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8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81" w:author="Hitech" w:date="2025-06-20T21:39:00Z">
            <w:rPr>
              <w:ins w:id="98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8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8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{</w:t>
        </w:r>
      </w:ins>
    </w:p>
    <w:p w14:paraId="1C676E7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85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86" w:author="Hitech" w:date="2025-06-20T21:39:00Z">
            <w:rPr>
              <w:ins w:id="987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88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8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9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9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arrayData = data.Split(delimiter);</w:t>
        </w:r>
      </w:ins>
    </w:p>
    <w:p w14:paraId="470495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92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93" w:author="Hitech" w:date="2025-06-20T21:39:00Z">
            <w:rPr>
              <w:ins w:id="994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95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9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9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9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9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0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001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0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</w:t>
        </w:r>
      </w:ins>
    </w:p>
    <w:p w14:paraId="15F7A93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0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04" w:author="Hitech" w:date="2025-06-20T21:39:00Z">
            <w:rPr>
              <w:ins w:id="100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0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0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{</w:t>
        </w:r>
      </w:ins>
    </w:p>
    <w:p w14:paraId="59247FB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0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09" w:author="Hitech" w:date="2025-06-20T21:39:00Z">
            <w:rPr>
              <w:ins w:id="101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1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1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Code = arrayData[0],</w:t>
        </w:r>
      </w:ins>
    </w:p>
    <w:p w14:paraId="6843B72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1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14" w:author="Hitech" w:date="2025-06-20T21:39:00Z">
            <w:rPr>
              <w:ins w:id="101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1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1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Name = arrayData[1],</w:t>
        </w:r>
      </w:ins>
    </w:p>
    <w:p w14:paraId="08D5B40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1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19" w:author="Hitech" w:date="2025-06-20T21:39:00Z">
            <w:rPr>
              <w:ins w:id="102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2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2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SpecName = arrayData[2],</w:t>
        </w:r>
      </w:ins>
    </w:p>
    <w:p w14:paraId="0967284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2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24" w:author="Hitech" w:date="2025-06-20T21:39:00Z">
            <w:rPr>
              <w:ins w:id="102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2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2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Form = arrayData[3]</w:t>
        </w:r>
      </w:ins>
    </w:p>
    <w:p w14:paraId="5580580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2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29" w:author="Hitech" w:date="2025-06-20T21:39:00Z">
            <w:rPr>
              <w:ins w:id="103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3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3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};</w:t>
        </w:r>
      </w:ins>
    </w:p>
    <w:p w14:paraId="37BDB52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3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34" w:author="Hitech" w:date="2025-06-20T21:39:00Z">
            <w:rPr>
              <w:ins w:id="103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3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3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}</w:t>
        </w:r>
      </w:ins>
    </w:p>
    <w:p w14:paraId="3F81D3F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38" w:author="Hitech" w:date="2025-06-20T21:39:00Z"/>
          <w:rFonts w:ascii="Cascadia Mono" w:hAnsi="Cascadia Mono" w:cs="Cascadia Mono"/>
          <w:color w:val="000000"/>
          <w:sz w:val="19"/>
          <w:szCs w:val="19"/>
          <w:lang w:val="en-US"/>
          <w:rPrChange w:id="1039" w:author="Hitech" w:date="2025-06-20T21:39:00Z">
            <w:rPr>
              <w:ins w:id="1040" w:author="Hitech" w:date="2025-06-20T21:39:00Z"/>
              <w:rFonts w:ascii="Cascadia Mono" w:hAnsi="Cascadia Mono" w:cs="Cascadia Mono"/>
              <w:color w:val="000000"/>
              <w:sz w:val="19"/>
              <w:szCs w:val="19"/>
            </w:rPr>
          </w:rPrChange>
        </w:rPr>
      </w:pPr>
      <w:ins w:id="104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4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}</w:t>
        </w:r>
      </w:ins>
    </w:p>
    <w:p w14:paraId="62E9F4A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43" w:author="Hitech" w:date="2025-06-20T21:39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1044" w:author="Hitech" w:date="2025-06-20T21:39:00Z">
            <w:rPr>
              <w:ins w:id="1045" w:author="Hitech" w:date="2025-06-20T21:39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1046" w:author="Hitech" w:date="2025-06-20T21:39:00Z"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4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class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4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049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</w:ins>
    </w:p>
    <w:p w14:paraId="445A94E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5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51" w:author="Hitech" w:date="2025-06-20T21:39:00Z">
            <w:rPr>
              <w:ins w:id="105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5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5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</w:t>
        </w:r>
      </w:ins>
    </w:p>
    <w:p w14:paraId="620E9E7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5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56" w:author="Hitech" w:date="2025-06-20T21:39:00Z">
            <w:rPr>
              <w:ins w:id="105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5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5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6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6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6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6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name;</w:t>
        </w:r>
      </w:ins>
    </w:p>
    <w:p w14:paraId="65E2C2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6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65" w:author="Hitech" w:date="2025-06-20T21:39:00Z">
            <w:rPr>
              <w:ins w:id="106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6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6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6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7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7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7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semester;</w:t>
        </w:r>
      </w:ins>
    </w:p>
    <w:p w14:paraId="475079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7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74" w:author="Hitech" w:date="2025-06-20T21:39:00Z">
            <w:rPr>
              <w:ins w:id="107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7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7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7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8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8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specialtyCode;</w:t>
        </w:r>
      </w:ins>
    </w:p>
    <w:p w14:paraId="75595CC8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82" w:author="Hitech" w:date="2025-06-20T21:39:00Z"/>
          <w:rFonts w:ascii="Cascadia Mono" w:hAnsi="Cascadia Mono" w:cs="Cascadia Mono"/>
          <w:color w:val="008000"/>
          <w:sz w:val="19"/>
          <w:szCs w:val="19"/>
          <w:highlight w:val="white"/>
        </w:rPr>
      </w:pPr>
      <w:ins w:id="108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8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lastRenderedPageBreak/>
          <w:t xml:space="preserve">    </w:t>
        </w:r>
        <w:r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t>private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</w:t>
        </w:r>
        <w:r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t>int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[] hours; </w:t>
        </w:r>
        <w:r>
          <w:rPr>
            <w:rFonts w:ascii="Cascadia Mono" w:hAnsi="Cascadia Mono" w:cs="Cascadia Mono"/>
            <w:color w:val="008000"/>
            <w:sz w:val="19"/>
            <w:szCs w:val="19"/>
            <w:highlight w:val="white"/>
          </w:rPr>
          <w:t>// [0] - лекции, [1] - семинары, [2] - лабораторные</w:t>
        </w:r>
      </w:ins>
    </w:p>
    <w:p w14:paraId="00494A9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8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86" w:author="Hitech" w:date="2025-06-20T21:39:00Z">
            <w:rPr>
              <w:ins w:id="108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88" w:author="Hitech" w:date="2025-06-20T21:39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8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9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9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9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report;</w:t>
        </w:r>
      </w:ins>
    </w:p>
    <w:p w14:paraId="16BE2AF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9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94" w:author="Hitech" w:date="2025-06-20T21:39:00Z">
            <w:rPr>
              <w:ins w:id="109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1883F9F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9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97" w:author="Hitech" w:date="2025-06-20T21:39:00Z">
            <w:rPr>
              <w:ins w:id="109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9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0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0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0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103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0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 { }</w:t>
        </w:r>
      </w:ins>
    </w:p>
    <w:p w14:paraId="1A1A2B1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0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06" w:author="Hitech" w:date="2025-06-20T21:39:00Z">
            <w:rPr>
              <w:ins w:id="110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0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0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1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1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1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1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1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1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1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1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1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78F40EF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2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21" w:author="Hitech" w:date="2025-06-20T21:39:00Z">
            <w:rPr>
              <w:ins w:id="112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2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2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2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2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2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Semester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2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3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semester;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3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3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semester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3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3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45EFF90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3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36" w:author="Hitech" w:date="2025-06-20T21:39:00Z">
            <w:rPr>
              <w:ins w:id="113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3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3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4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4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4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SpecialtyCode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4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4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specialtyCode;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4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4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specialtyCode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4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4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22323E6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5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51" w:author="Hitech" w:date="2025-06-20T21:39:00Z">
            <w:rPr>
              <w:ins w:id="115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5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5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5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5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5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5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[] Hours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5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6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hours;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6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6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hours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6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6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7C91486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6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66" w:author="Hitech" w:date="2025-06-20T21:39:00Z">
            <w:rPr>
              <w:ins w:id="116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6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6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7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7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7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7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Report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7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7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report;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7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report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7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7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6C93F78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8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81" w:author="Hitech" w:date="2025-06-20T21:39:00Z">
            <w:rPr>
              <w:ins w:id="118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038BDAF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8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84" w:author="Hitech" w:date="2025-06-20T21:39:00Z">
            <w:rPr>
              <w:ins w:id="118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8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8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8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8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190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9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9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9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9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9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semester,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9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9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specialtyCode,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9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9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[] hours,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0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0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report)</w:t>
        </w:r>
      </w:ins>
    </w:p>
    <w:p w14:paraId="275C4FB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0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03" w:author="Hitech" w:date="2025-06-20T21:39:00Z">
            <w:rPr>
              <w:ins w:id="120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05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0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1B6AB70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0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08" w:author="Hitech" w:date="2025-06-20T21:39:00Z">
            <w:rPr>
              <w:ins w:id="120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1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1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1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1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.Name = name;</w:t>
        </w:r>
      </w:ins>
    </w:p>
    <w:p w14:paraId="67FBA2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1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15" w:author="Hitech" w:date="2025-06-20T21:39:00Z">
            <w:rPr>
              <w:ins w:id="121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1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1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1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2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.Semester = semester;</w:t>
        </w:r>
      </w:ins>
    </w:p>
    <w:p w14:paraId="3BA5C7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2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22" w:author="Hitech" w:date="2025-06-20T21:39:00Z">
            <w:rPr>
              <w:ins w:id="122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2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2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2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2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.SpecialtyCode = specialtyCode;</w:t>
        </w:r>
      </w:ins>
    </w:p>
    <w:p w14:paraId="61D0E6C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2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29" w:author="Hitech" w:date="2025-06-20T21:39:00Z">
            <w:rPr>
              <w:ins w:id="123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3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3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3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3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.Hours = hours;</w:t>
        </w:r>
      </w:ins>
    </w:p>
    <w:p w14:paraId="26314F15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3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123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3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t>this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.Report = report;</w:t>
        </w:r>
      </w:ins>
    </w:p>
    <w:p w14:paraId="4CB3B1B8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3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1239" w:author="Hitech" w:date="2025-06-20T21:39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}</w:t>
        </w:r>
      </w:ins>
    </w:p>
    <w:p w14:paraId="24B5B890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4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76222F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41" w:author="Hitech" w:date="2025-06-20T21:39:00Z"/>
          <w:rFonts w:ascii="Cascadia Mono" w:hAnsi="Cascadia Mono" w:cs="Cascadia Mono"/>
          <w:color w:val="008000"/>
          <w:sz w:val="19"/>
          <w:szCs w:val="19"/>
          <w:highlight w:val="white"/>
        </w:rPr>
      </w:pPr>
      <w:ins w:id="1242" w:author="Hitech" w:date="2025-06-20T21:39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</w:t>
        </w:r>
        <w:r>
          <w:rPr>
            <w:rFonts w:ascii="Cascadia Mono" w:hAnsi="Cascadia Mono" w:cs="Cascadia Mono"/>
            <w:color w:val="008000"/>
            <w:sz w:val="19"/>
            <w:szCs w:val="19"/>
            <w:highlight w:val="white"/>
          </w:rPr>
          <w:t>// Метод для чтения из строки файла</w:t>
        </w:r>
      </w:ins>
    </w:p>
    <w:p w14:paraId="510A55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4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44" w:author="Hitech" w:date="2025-06-20T21:39:00Z">
            <w:rPr>
              <w:ins w:id="124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46" w:author="Hitech" w:date="2025-06-20T21:39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4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4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4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5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251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5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FromFileString(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5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5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line)</w:t>
        </w:r>
      </w:ins>
    </w:p>
    <w:p w14:paraId="148EE0F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5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56" w:author="Hitech" w:date="2025-06-20T21:39:00Z">
            <w:rPr>
              <w:ins w:id="125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5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5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4859B10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6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61" w:author="Hitech" w:date="2025-06-20T21:39:00Z">
            <w:rPr>
              <w:ins w:id="126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6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6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6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6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6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6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.IsNullOrWhiteSpace(line))</w:t>
        </w:r>
      </w:ins>
    </w:p>
    <w:p w14:paraId="33E9746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6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70" w:author="Hitech" w:date="2025-06-20T21:39:00Z">
            <w:rPr>
              <w:ins w:id="127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7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7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7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7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7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E2418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7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79" w:author="Hitech" w:date="2025-06-20T21:39:00Z">
            <w:rPr>
              <w:ins w:id="128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69BA47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8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82" w:author="Hitech" w:date="2025-06-20T21:39:00Z">
            <w:rPr>
              <w:ins w:id="128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8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8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8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8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[] parts = line.Split(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288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';'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8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2A65BC8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9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91" w:author="Hitech" w:date="2025-06-20T21:39:00Z">
            <w:rPr>
              <w:ins w:id="129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9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9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9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9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(parts.Length != 3)</w:t>
        </w:r>
      </w:ins>
    </w:p>
    <w:p w14:paraId="1BFDEBF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9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98" w:author="Hitech" w:date="2025-06-20T21:39:00Z">
            <w:rPr>
              <w:ins w:id="129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0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0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0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0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0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0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753598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0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07" w:author="Hitech" w:date="2025-06-20T21:39:00Z">
            <w:rPr>
              <w:ins w:id="130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539E32E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09" w:author="Hitech" w:date="2025-06-20T21:39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1310" w:author="Hitech" w:date="2025-06-20T21:39:00Z">
            <w:rPr>
              <w:ins w:id="1311" w:author="Hitech" w:date="2025-06-20T21:39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131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1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1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1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1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318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</w:ins>
    </w:p>
    <w:p w14:paraId="7712F3C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1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20" w:author="Hitech" w:date="2025-06-20T21:39:00Z">
            <w:rPr>
              <w:ins w:id="132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2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2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{</w:t>
        </w:r>
      </w:ins>
    </w:p>
    <w:p w14:paraId="2D1ECD7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2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25" w:author="Hitech" w:date="2025-06-20T21:39:00Z">
            <w:rPr>
              <w:ins w:id="132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2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Semester = parts[0],</w:t>
        </w:r>
      </w:ins>
    </w:p>
    <w:p w14:paraId="11BC521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2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30" w:author="Hitech" w:date="2025-06-20T21:39:00Z">
            <w:rPr>
              <w:ins w:id="133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3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3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Name = parts[1],</w:t>
        </w:r>
      </w:ins>
    </w:p>
    <w:p w14:paraId="00A57D9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3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35" w:author="Hitech" w:date="2025-06-20T21:39:00Z">
            <w:rPr>
              <w:ins w:id="133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3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SpecialtyCode = parts[2],</w:t>
        </w:r>
      </w:ins>
    </w:p>
    <w:p w14:paraId="67CEF54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3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40" w:author="Hitech" w:date="2025-06-20T21:39:00Z">
            <w:rPr>
              <w:ins w:id="134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4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Report = parts[3]</w:t>
        </w:r>
      </w:ins>
    </w:p>
    <w:p w14:paraId="09A450D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4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45" w:author="Hitech" w:date="2025-06-20T21:39:00Z">
            <w:rPr>
              <w:ins w:id="134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4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4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};</w:t>
        </w:r>
      </w:ins>
    </w:p>
    <w:p w14:paraId="7FBE990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4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50" w:author="Hitech" w:date="2025-06-20T21:39:00Z">
            <w:rPr>
              <w:ins w:id="135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5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5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4E00A51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5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55" w:author="Hitech" w:date="2025-06-20T21:39:00Z">
            <w:rPr>
              <w:ins w:id="135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5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5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5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6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6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6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ToFileString()</w:t>
        </w:r>
      </w:ins>
    </w:p>
    <w:p w14:paraId="09CA223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6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64" w:author="Hitech" w:date="2025-06-20T21:39:00Z">
            <w:rPr>
              <w:ins w:id="136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6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6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2A8FA76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6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69" w:author="Hitech" w:date="2025-06-20T21:39:00Z">
            <w:rPr>
              <w:ins w:id="137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7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7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7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7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375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$"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7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{Semester}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377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7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{Name}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379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8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{SpecialtyCode}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381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8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{Report}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383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8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64159A7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8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86" w:author="Hitech" w:date="2025-06-20T21:39:00Z">
            <w:rPr>
              <w:ins w:id="138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8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8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2BD4B4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9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91" w:author="Hitech" w:date="2025-06-20T21:39:00Z">
            <w:rPr>
              <w:ins w:id="139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1A2085A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9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94" w:author="Hitech" w:date="2025-06-20T21:39:00Z">
            <w:rPr>
              <w:ins w:id="139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9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9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9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internal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9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400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0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0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0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data,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0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char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0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delimiter)</w:t>
        </w:r>
      </w:ins>
    </w:p>
    <w:p w14:paraId="6CB53DF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0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07" w:author="Hitech" w:date="2025-06-20T21:39:00Z">
            <w:rPr>
              <w:ins w:id="140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0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1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00176A8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1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12" w:author="Hitech" w:date="2025-06-20T21:39:00Z">
            <w:rPr>
              <w:ins w:id="141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1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1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1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arrayData = data.Split(delimiter);</w:t>
        </w:r>
      </w:ins>
    </w:p>
    <w:p w14:paraId="1D5E744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1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19" w:author="Hitech" w:date="2025-06-20T21:39:00Z">
            <w:rPr>
              <w:ins w:id="142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2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2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2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2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2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2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427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</w:t>
        </w:r>
      </w:ins>
    </w:p>
    <w:p w14:paraId="4B9F298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2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30" w:author="Hitech" w:date="2025-06-20T21:39:00Z">
            <w:rPr>
              <w:ins w:id="143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3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3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{</w:t>
        </w:r>
      </w:ins>
    </w:p>
    <w:p w14:paraId="3408D27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3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35" w:author="Hitech" w:date="2025-06-20T21:39:00Z">
            <w:rPr>
              <w:ins w:id="143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3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Semester = arrayData[0],</w:t>
        </w:r>
      </w:ins>
    </w:p>
    <w:p w14:paraId="517F28C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3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40" w:author="Hitech" w:date="2025-06-20T21:39:00Z">
            <w:rPr>
              <w:ins w:id="144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4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Name = arrayData[1],</w:t>
        </w:r>
      </w:ins>
    </w:p>
    <w:p w14:paraId="164D06D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4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45" w:author="Hitech" w:date="2025-06-20T21:39:00Z">
            <w:rPr>
              <w:ins w:id="144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4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4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SpecialtyCode = arrayData[2],</w:t>
        </w:r>
      </w:ins>
    </w:p>
    <w:p w14:paraId="240BE2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4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50" w:author="Hitech" w:date="2025-06-20T21:39:00Z">
            <w:rPr>
              <w:ins w:id="145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5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5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Report = arrayData[3]</w:t>
        </w:r>
      </w:ins>
    </w:p>
    <w:p w14:paraId="76F7BA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5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55" w:author="Hitech" w:date="2025-06-20T21:39:00Z">
            <w:rPr>
              <w:ins w:id="145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5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5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};</w:t>
        </w:r>
      </w:ins>
    </w:p>
    <w:p w14:paraId="18ABCA7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5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60" w:author="Hitech" w:date="2025-06-20T21:39:00Z">
            <w:rPr>
              <w:ins w:id="146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6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6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11823E1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6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65" w:author="Hitech" w:date="2025-06-20T21:39:00Z">
            <w:rPr>
              <w:ins w:id="146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44CCB76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67" w:author="Hitech" w:date="2025-06-20T21:39:00Z"/>
          <w:rFonts w:ascii="Cascadia Mono" w:hAnsi="Cascadia Mono" w:cs="Cascadia Mono"/>
          <w:color w:val="000000"/>
          <w:sz w:val="19"/>
          <w:szCs w:val="19"/>
          <w:lang w:val="en-US"/>
          <w:rPrChange w:id="1468" w:author="Hitech" w:date="2025-06-20T21:39:00Z">
            <w:rPr>
              <w:ins w:id="1469" w:author="Hitech" w:date="2025-06-20T21:39:00Z"/>
              <w:rFonts w:ascii="Cascadia Mono" w:hAnsi="Cascadia Mono" w:cs="Cascadia Mono"/>
              <w:color w:val="000000"/>
              <w:sz w:val="19"/>
              <w:szCs w:val="19"/>
            </w:rPr>
          </w:rPrChange>
        </w:rPr>
      </w:pPr>
      <w:ins w:id="147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7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}</w:t>
        </w:r>
      </w:ins>
    </w:p>
    <w:p w14:paraId="0BFFCC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72" w:author="Hitech" w:date="2025-06-20T21:39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1473" w:author="Hitech" w:date="2025-06-20T21:39:00Z">
            <w:rPr>
              <w:ins w:id="1474" w:author="Hitech" w:date="2025-06-20T21:39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1475" w:author="Hitech" w:date="2025-06-20T21:39:00Z"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7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class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478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</w:ins>
    </w:p>
    <w:p w14:paraId="6F64815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7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80" w:author="Hitech" w:date="2025-06-20T21:39:00Z">
            <w:rPr>
              <w:ins w:id="148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8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8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</w:t>
        </w:r>
      </w:ins>
    </w:p>
    <w:p w14:paraId="7DC22AF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8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85" w:author="Hitech" w:date="2025-06-20T21:39:00Z">
            <w:rPr>
              <w:ins w:id="148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8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8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8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9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9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9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name;</w:t>
        </w:r>
      </w:ins>
    </w:p>
    <w:p w14:paraId="1CF7091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9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94" w:author="Hitech" w:date="2025-06-20T21:39:00Z">
            <w:rPr>
              <w:ins w:id="149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9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9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9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9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0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0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faculty;</w:t>
        </w:r>
      </w:ins>
    </w:p>
    <w:p w14:paraId="4C249C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0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03" w:author="Hitech" w:date="2025-06-20T21:39:00Z">
            <w:rPr>
              <w:ins w:id="150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05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0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0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0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0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1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phone;</w:t>
        </w:r>
      </w:ins>
    </w:p>
    <w:p w14:paraId="3397E92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1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12" w:author="Hitech" w:date="2025-06-20T21:39:00Z">
            <w:rPr>
              <w:ins w:id="151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1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1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1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1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1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specialty;</w:t>
        </w:r>
      </w:ins>
    </w:p>
    <w:p w14:paraId="65D9568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2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21" w:author="Hitech" w:date="2025-06-20T21:39:00Z">
            <w:rPr>
              <w:ins w:id="152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5DD8C06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2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24" w:author="Hitech" w:date="2025-06-20T21:39:00Z">
            <w:rPr>
              <w:ins w:id="152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2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2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2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2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530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3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 { }</w:t>
        </w:r>
      </w:ins>
    </w:p>
    <w:p w14:paraId="5F59D69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3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33" w:author="Hitech" w:date="2025-06-20T21:39:00Z">
            <w:rPr>
              <w:ins w:id="153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35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3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3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3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4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4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4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4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4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4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4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148AD21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4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48" w:author="Hitech" w:date="2025-06-20T21:39:00Z">
            <w:rPr>
              <w:ins w:id="154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5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5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5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5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5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5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Faculty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5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5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faculty;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5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5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faculty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6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6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2CA9ED9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6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63" w:author="Hitech" w:date="2025-06-20T21:39:00Z">
            <w:rPr>
              <w:ins w:id="156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65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6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6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6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6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7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Phone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7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7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phone;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7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7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phone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7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7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0E0D30D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7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78" w:author="Hitech" w:date="2025-06-20T21:39:00Z">
            <w:rPr>
              <w:ins w:id="157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8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8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lastRenderedPageBreak/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8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8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8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8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8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8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specialty;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8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8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specialty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9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9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2B16B62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9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93" w:author="Hitech" w:date="2025-06-20T21:39:00Z">
            <w:rPr>
              <w:ins w:id="159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2156525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9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96" w:author="Hitech" w:date="2025-06-20T21:39:00Z">
            <w:rPr>
              <w:ins w:id="159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9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9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0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0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602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0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0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0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0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0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faculty,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0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0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phone,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1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1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specialty)</w:t>
        </w:r>
      </w:ins>
    </w:p>
    <w:p w14:paraId="07A227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1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13" w:author="Hitech" w:date="2025-06-20T21:39:00Z">
            <w:rPr>
              <w:ins w:id="161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15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1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72C9AD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1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18" w:author="Hitech" w:date="2025-06-20T21:39:00Z">
            <w:rPr>
              <w:ins w:id="161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2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2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2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2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.Name = name;</w:t>
        </w:r>
      </w:ins>
    </w:p>
    <w:p w14:paraId="3E1D77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2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25" w:author="Hitech" w:date="2025-06-20T21:39:00Z">
            <w:rPr>
              <w:ins w:id="162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2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2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3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.Faculty = faculty;</w:t>
        </w:r>
      </w:ins>
    </w:p>
    <w:p w14:paraId="0B8218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3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32" w:author="Hitech" w:date="2025-06-20T21:39:00Z">
            <w:rPr>
              <w:ins w:id="163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3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3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3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3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.Phone = phone;</w:t>
        </w:r>
      </w:ins>
    </w:p>
    <w:p w14:paraId="18F694A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3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39" w:author="Hitech" w:date="2025-06-20T21:39:00Z">
            <w:rPr>
              <w:ins w:id="164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4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4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4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4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.Specialty = specialty;</w:t>
        </w:r>
      </w:ins>
    </w:p>
    <w:p w14:paraId="46B09F4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4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46" w:author="Hitech" w:date="2025-06-20T21:39:00Z">
            <w:rPr>
              <w:ins w:id="164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4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4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00DC63B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5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51" w:author="Hitech" w:date="2025-06-20T21:39:00Z">
            <w:rPr>
              <w:ins w:id="165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5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5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5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5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5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5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659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6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FromFileString(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6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6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line)</w:t>
        </w:r>
      </w:ins>
    </w:p>
    <w:p w14:paraId="21EAC21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6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64" w:author="Hitech" w:date="2025-06-20T21:39:00Z">
            <w:rPr>
              <w:ins w:id="166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6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6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4624DF4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6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69" w:author="Hitech" w:date="2025-06-20T21:39:00Z">
            <w:rPr>
              <w:ins w:id="167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7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7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7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7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7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7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.IsNullOrWhiteSpace(line))</w:t>
        </w:r>
      </w:ins>
    </w:p>
    <w:p w14:paraId="0F973E0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7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78" w:author="Hitech" w:date="2025-06-20T21:39:00Z">
            <w:rPr>
              <w:ins w:id="167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8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8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8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8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8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8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832E1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8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87" w:author="Hitech" w:date="2025-06-20T21:39:00Z">
            <w:rPr>
              <w:ins w:id="168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13090CA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8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90" w:author="Hitech" w:date="2025-06-20T21:39:00Z">
            <w:rPr>
              <w:ins w:id="169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9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9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9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9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[] parts = line.Split(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696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';'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9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5D375C3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9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99" w:author="Hitech" w:date="2025-06-20T21:39:00Z">
            <w:rPr>
              <w:ins w:id="170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0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0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0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0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(parts.Length != 3)</w:t>
        </w:r>
      </w:ins>
    </w:p>
    <w:p w14:paraId="2FD9023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0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06" w:author="Hitech" w:date="2025-06-20T21:39:00Z">
            <w:rPr>
              <w:ins w:id="170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0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0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1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1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1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1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33600B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1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15" w:author="Hitech" w:date="2025-06-20T21:39:00Z">
            <w:rPr>
              <w:ins w:id="171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39C57FE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17" w:author="Hitech" w:date="2025-06-20T21:39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1718" w:author="Hitech" w:date="2025-06-20T21:39:00Z">
            <w:rPr>
              <w:ins w:id="1719" w:author="Hitech" w:date="2025-06-20T21:39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172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2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2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2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2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2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726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</w:ins>
    </w:p>
    <w:p w14:paraId="68C8DF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2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28" w:author="Hitech" w:date="2025-06-20T21:39:00Z">
            <w:rPr>
              <w:ins w:id="172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3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3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{</w:t>
        </w:r>
      </w:ins>
    </w:p>
    <w:p w14:paraId="7D42FEC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3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33" w:author="Hitech" w:date="2025-06-20T21:39:00Z">
            <w:rPr>
              <w:ins w:id="173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35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3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Specialty = parts[0],</w:t>
        </w:r>
      </w:ins>
    </w:p>
    <w:p w14:paraId="0E351248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173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38" w:author="kab-35-17" w:date="2025-06-21T05:54:00Z">
            <w:rPr>
              <w:ins w:id="173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4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4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42" w:author="kab-35-17" w:date="2025-06-21T05:54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Name = parts[1],</w:t>
        </w:r>
      </w:ins>
    </w:p>
    <w:p w14:paraId="250AFC8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4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44" w:author="Hitech" w:date="2025-06-20T21:39:00Z">
            <w:rPr>
              <w:ins w:id="174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4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4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Faculty = parts[2],</w:t>
        </w:r>
      </w:ins>
    </w:p>
    <w:p w14:paraId="318736A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4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49" w:author="Hitech" w:date="2025-06-20T21:39:00Z">
            <w:rPr>
              <w:ins w:id="175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5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5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Phone = parts[3]</w:t>
        </w:r>
      </w:ins>
    </w:p>
    <w:p w14:paraId="2B48ED4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5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54" w:author="Hitech" w:date="2025-06-20T21:39:00Z">
            <w:rPr>
              <w:ins w:id="175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5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5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};</w:t>
        </w:r>
      </w:ins>
    </w:p>
    <w:p w14:paraId="27C293C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5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59" w:author="Hitech" w:date="2025-06-20T21:39:00Z">
            <w:rPr>
              <w:ins w:id="176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6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6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6EAB355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6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64" w:author="Hitech" w:date="2025-06-20T21:39:00Z">
            <w:rPr>
              <w:ins w:id="176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392A4FD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6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67" w:author="Hitech" w:date="2025-06-20T21:39:00Z">
            <w:rPr>
              <w:ins w:id="176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6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7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7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7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7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7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ToFileString()</w:t>
        </w:r>
      </w:ins>
    </w:p>
    <w:p w14:paraId="274550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7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76" w:author="Hitech" w:date="2025-06-20T21:39:00Z">
            <w:rPr>
              <w:ins w:id="177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7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7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292892D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8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81" w:author="Hitech" w:date="2025-06-20T21:39:00Z">
            <w:rPr>
              <w:ins w:id="178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8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8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8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8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787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$"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8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{Phone}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789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9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{Name}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791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9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{Faculty}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793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9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{Specialty}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795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9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4953B0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9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98" w:author="Hitech" w:date="2025-06-20T21:39:00Z">
            <w:rPr>
              <w:ins w:id="179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0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0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3C05A8D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0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03" w:author="Hitech" w:date="2025-06-20T21:39:00Z">
            <w:rPr>
              <w:ins w:id="180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402A6C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0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06" w:author="Hitech" w:date="2025-06-20T21:39:00Z">
            <w:rPr>
              <w:ins w:id="180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0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0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81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internal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1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812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1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81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data,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81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char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1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delimiter)</w:t>
        </w:r>
      </w:ins>
    </w:p>
    <w:p w14:paraId="3682569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1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19" w:author="Hitech" w:date="2025-06-20T21:39:00Z">
            <w:rPr>
              <w:ins w:id="182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2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2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4141F38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2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24" w:author="Hitech" w:date="2025-06-20T21:39:00Z">
            <w:rPr>
              <w:ins w:id="182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2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2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82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2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arrayData = data.Split(delimiter);</w:t>
        </w:r>
      </w:ins>
    </w:p>
    <w:p w14:paraId="1A28F6E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3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31" w:author="Hitech" w:date="2025-06-20T21:39:00Z">
            <w:rPr>
              <w:ins w:id="183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3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3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83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3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83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839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4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</w:t>
        </w:r>
      </w:ins>
    </w:p>
    <w:p w14:paraId="3095133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4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42" w:author="Hitech" w:date="2025-06-20T21:39:00Z">
            <w:rPr>
              <w:ins w:id="184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4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4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{</w:t>
        </w:r>
      </w:ins>
    </w:p>
    <w:p w14:paraId="620E5B1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4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47" w:author="Hitech" w:date="2025-06-20T21:39:00Z">
            <w:rPr>
              <w:ins w:id="184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4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5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Specialty = arrayData[0],</w:t>
        </w:r>
      </w:ins>
    </w:p>
    <w:p w14:paraId="5BC9CA8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5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52" w:author="Hitech" w:date="2025-06-20T21:39:00Z">
            <w:rPr>
              <w:ins w:id="185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5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5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Name = arrayData[1],</w:t>
        </w:r>
      </w:ins>
    </w:p>
    <w:p w14:paraId="676BDEA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5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57" w:author="Hitech" w:date="2025-06-20T21:39:00Z">
            <w:rPr>
              <w:ins w:id="185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5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6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Faculty = arrayData[2],</w:t>
        </w:r>
      </w:ins>
    </w:p>
    <w:p w14:paraId="3049BAA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6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62" w:author="Hitech" w:date="2025-06-20T21:39:00Z">
            <w:rPr>
              <w:ins w:id="186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6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6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Phone = arrayData[3]</w:t>
        </w:r>
      </w:ins>
    </w:p>
    <w:p w14:paraId="178AA0E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6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67" w:author="Hitech" w:date="2025-06-20T21:39:00Z">
            <w:rPr>
              <w:ins w:id="186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6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7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};</w:t>
        </w:r>
      </w:ins>
    </w:p>
    <w:p w14:paraId="3C4B06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7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72" w:author="Hitech" w:date="2025-06-20T21:39:00Z">
            <w:rPr>
              <w:ins w:id="187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7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7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6E1E9C6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76" w:author="Hitech" w:date="2025-06-20T21:39:00Z"/>
          <w:rFonts w:ascii="Cascadia Mono" w:hAnsi="Cascadia Mono" w:cs="Cascadia Mono"/>
          <w:color w:val="000000"/>
          <w:sz w:val="19"/>
          <w:szCs w:val="19"/>
          <w:lang w:val="en-US"/>
          <w:rPrChange w:id="1877" w:author="Hitech" w:date="2025-06-20T21:39:00Z">
            <w:rPr>
              <w:ins w:id="1878" w:author="Hitech" w:date="2025-06-20T21:39:00Z"/>
              <w:rFonts w:ascii="Cascadia Mono" w:hAnsi="Cascadia Mono" w:cs="Cascadia Mono"/>
              <w:color w:val="000000"/>
              <w:sz w:val="19"/>
              <w:szCs w:val="19"/>
            </w:rPr>
          </w:rPrChange>
        </w:rPr>
      </w:pPr>
      <w:ins w:id="187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8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}</w:t>
        </w:r>
      </w:ins>
    </w:p>
    <w:p w14:paraId="5E77310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8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8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class Metodist</w:t>
        </w:r>
      </w:ins>
    </w:p>
    <w:p w14:paraId="1D9FE2D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8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8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{</w:t>
        </w:r>
      </w:ins>
    </w:p>
    <w:p w14:paraId="19CED03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8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8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List&lt;Specialty&gt; specialties = new List&lt;Specialty&gt;();</w:t>
        </w:r>
      </w:ins>
    </w:p>
    <w:p w14:paraId="2E15991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8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8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List&lt;Department&gt; departments = new List&lt;Department&gt;();</w:t>
        </w:r>
      </w:ins>
    </w:p>
    <w:p w14:paraId="0D9F683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8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9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List&lt;Discipline&gt; disciplines = new List&lt;Discipline&gt;();</w:t>
        </w:r>
      </w:ins>
    </w:p>
    <w:p w14:paraId="376DE3C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9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0DC8A6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9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9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string specialtyFile = "specialties.txt";</w:t>
        </w:r>
      </w:ins>
    </w:p>
    <w:p w14:paraId="65993EF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9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9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string departmentFile = "departments.txt";</w:t>
        </w:r>
      </w:ins>
    </w:p>
    <w:p w14:paraId="4311457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9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9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string disciplineFile = "disciplines.txt";</w:t>
        </w:r>
      </w:ins>
    </w:p>
    <w:p w14:paraId="08A21DB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9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9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AddSpecialty()</w:t>
        </w:r>
      </w:ins>
    </w:p>
    <w:p w14:paraId="4E5A3C7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0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0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76CE4BF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0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0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Specialty s = new Specialty();</w:t>
        </w:r>
      </w:ins>
    </w:p>
    <w:p w14:paraId="6344248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04" w:author="Hitech" w:date="2025-06-20T21:39:00Z"/>
          <w:rFonts w:ascii="Consolas" w:hAnsi="Consolas" w:cs="Consolas"/>
          <w:color w:val="0000FF"/>
          <w:sz w:val="19"/>
          <w:szCs w:val="19"/>
          <w:rPrChange w:id="1905" w:author="Hitech" w:date="2025-06-20T21:39:00Z">
            <w:rPr>
              <w:ins w:id="1906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0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0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09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код (ключ) специальности: ");</w:t>
        </w:r>
      </w:ins>
    </w:p>
    <w:p w14:paraId="483B4AD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1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1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12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s.Code = Console.ReadLine();</w:t>
        </w:r>
      </w:ins>
    </w:p>
    <w:p w14:paraId="25B3834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1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1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название: ");</w:t>
        </w:r>
      </w:ins>
    </w:p>
    <w:p w14:paraId="72C0452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1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1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s.Name = Console.ReadLine();</w:t>
        </w:r>
      </w:ins>
    </w:p>
    <w:p w14:paraId="552B08B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1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1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специальность: ");</w:t>
        </w:r>
      </w:ins>
    </w:p>
    <w:p w14:paraId="6EFA635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1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2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s.SpecName = Console.ReadLine();</w:t>
        </w:r>
      </w:ins>
    </w:p>
    <w:p w14:paraId="16C2F5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2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2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форму обучения: ");</w:t>
        </w:r>
      </w:ins>
    </w:p>
    <w:p w14:paraId="50604FF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2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2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s.Form = Console.ReadLine();</w:t>
        </w:r>
      </w:ins>
    </w:p>
    <w:p w14:paraId="19E9C28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2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2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specialties.Add(s);</w:t>
        </w:r>
      </w:ins>
    </w:p>
    <w:p w14:paraId="37D792A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2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2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lastRenderedPageBreak/>
          <w:t xml:space="preserve">        Console.WriteLine("Специальность добавлена.");</w:t>
        </w:r>
      </w:ins>
    </w:p>
    <w:p w14:paraId="6422B91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2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3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23234A5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3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1BE80B8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3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3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DeleteSpecialty()</w:t>
        </w:r>
      </w:ins>
    </w:p>
    <w:p w14:paraId="300E1F2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34" w:author="Hitech" w:date="2025-06-20T21:39:00Z"/>
          <w:rFonts w:ascii="Consolas" w:hAnsi="Consolas" w:cs="Consolas"/>
          <w:color w:val="0000FF"/>
          <w:sz w:val="19"/>
          <w:szCs w:val="19"/>
          <w:rPrChange w:id="1935" w:author="Hitech" w:date="2025-06-20T21:39:00Z">
            <w:rPr>
              <w:ins w:id="1936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3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3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{</w:t>
        </w:r>
      </w:ins>
    </w:p>
    <w:p w14:paraId="28CE7D2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39" w:author="Hitech" w:date="2025-06-20T21:39:00Z"/>
          <w:rFonts w:ascii="Consolas" w:hAnsi="Consolas" w:cs="Consolas"/>
          <w:color w:val="0000FF"/>
          <w:sz w:val="19"/>
          <w:szCs w:val="19"/>
          <w:rPrChange w:id="1940" w:author="Hitech" w:date="2025-06-20T21:39:00Z">
            <w:rPr>
              <w:ins w:id="1941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4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4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4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4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код специальности для удаления: ");</w:t>
        </w:r>
      </w:ins>
    </w:p>
    <w:p w14:paraId="14A4146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4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4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4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string code = Console.ReadLine();</w:t>
        </w:r>
      </w:ins>
    </w:p>
    <w:p w14:paraId="75AFF8C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4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5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specialties.Count; i++)</w:t>
        </w:r>
      </w:ins>
    </w:p>
    <w:p w14:paraId="7AE7D51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5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5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2AE5C0D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5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5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(specialties[i].Code == code)</w:t>
        </w:r>
      </w:ins>
    </w:p>
    <w:p w14:paraId="4B2500C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5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5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659CB7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5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5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specialties.RemoveAt(i);</w:t>
        </w:r>
      </w:ins>
    </w:p>
    <w:p w14:paraId="4845F7F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5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6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Console.WriteLine("Специальность удалена.");</w:t>
        </w:r>
      </w:ins>
    </w:p>
    <w:p w14:paraId="3F45B8E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61" w:author="Hitech" w:date="2025-06-20T21:39:00Z"/>
          <w:rFonts w:ascii="Consolas" w:hAnsi="Consolas" w:cs="Consolas"/>
          <w:color w:val="0000FF"/>
          <w:sz w:val="19"/>
          <w:szCs w:val="19"/>
          <w:rPrChange w:id="1962" w:author="Hitech" w:date="2025-06-20T21:39:00Z">
            <w:rPr>
              <w:ins w:id="1963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6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return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6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;</w:t>
        </w:r>
      </w:ins>
    </w:p>
    <w:p w14:paraId="70D38CB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66" w:author="Hitech" w:date="2025-06-20T21:39:00Z"/>
          <w:rFonts w:ascii="Consolas" w:hAnsi="Consolas" w:cs="Consolas"/>
          <w:color w:val="0000FF"/>
          <w:sz w:val="19"/>
          <w:szCs w:val="19"/>
          <w:rPrChange w:id="1967" w:author="Hitech" w:date="2025-06-20T21:39:00Z">
            <w:rPr>
              <w:ins w:id="1968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6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70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}</w:t>
        </w:r>
      </w:ins>
    </w:p>
    <w:p w14:paraId="7ECB6DE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71" w:author="Hitech" w:date="2025-06-20T21:39:00Z"/>
          <w:rFonts w:ascii="Consolas" w:hAnsi="Consolas" w:cs="Consolas"/>
          <w:color w:val="0000FF"/>
          <w:sz w:val="19"/>
          <w:szCs w:val="19"/>
          <w:rPrChange w:id="1972" w:author="Hitech" w:date="2025-06-20T21:39:00Z">
            <w:rPr>
              <w:ins w:id="1973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7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7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}</w:t>
        </w:r>
      </w:ins>
    </w:p>
    <w:p w14:paraId="5D43193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76" w:author="Hitech" w:date="2025-06-20T21:39:00Z"/>
          <w:rFonts w:ascii="Consolas" w:hAnsi="Consolas" w:cs="Consolas"/>
          <w:color w:val="0000FF"/>
          <w:sz w:val="19"/>
          <w:szCs w:val="19"/>
          <w:rPrChange w:id="1977" w:author="Hitech" w:date="2025-06-20T21:39:00Z">
            <w:rPr>
              <w:ins w:id="1978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7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80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8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WriteLine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82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("Специальность не найдена.");</w:t>
        </w:r>
      </w:ins>
    </w:p>
    <w:p w14:paraId="722A5F8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8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8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8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}</w:t>
        </w:r>
      </w:ins>
    </w:p>
    <w:p w14:paraId="5E9F285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1ADA6B7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8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8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AddDepartment()</w:t>
        </w:r>
      </w:ins>
    </w:p>
    <w:p w14:paraId="485A7FD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8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9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52E818E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9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9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Department d = new Department();</w:t>
        </w:r>
      </w:ins>
    </w:p>
    <w:p w14:paraId="2D0F302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93" w:author="Hitech" w:date="2025-06-20T21:39:00Z"/>
          <w:rFonts w:ascii="Consolas" w:hAnsi="Consolas" w:cs="Consolas"/>
          <w:color w:val="0000FF"/>
          <w:sz w:val="19"/>
          <w:szCs w:val="19"/>
          <w:rPrChange w:id="1994" w:author="Hitech" w:date="2025-06-20T21:39:00Z">
            <w:rPr>
              <w:ins w:id="1995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9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97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9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название кафедры: ");</w:t>
        </w:r>
      </w:ins>
    </w:p>
    <w:p w14:paraId="3AB810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9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0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0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d.Name = Console.ReadLine();</w:t>
        </w:r>
      </w:ins>
    </w:p>
    <w:p w14:paraId="42555D2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0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0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факультет: ");</w:t>
        </w:r>
      </w:ins>
    </w:p>
    <w:p w14:paraId="5FE316C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0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0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d.Faculty = Console.ReadLine();</w:t>
        </w:r>
      </w:ins>
    </w:p>
    <w:p w14:paraId="25ECBA7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0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0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телефон: ");</w:t>
        </w:r>
      </w:ins>
    </w:p>
    <w:p w14:paraId="05B929B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0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0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d.Phone = Console.ReadLine();</w:t>
        </w:r>
      </w:ins>
    </w:p>
    <w:p w14:paraId="2B83035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1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1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код специальности: ");</w:t>
        </w:r>
      </w:ins>
    </w:p>
    <w:p w14:paraId="5C23E59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1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1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d.Specialty = Console.ReadLine();</w:t>
        </w:r>
      </w:ins>
    </w:p>
    <w:p w14:paraId="682C9D0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1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1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departments.Add(d);</w:t>
        </w:r>
      </w:ins>
    </w:p>
    <w:p w14:paraId="12915CC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1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1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Console.WriteLine("Кафедра добавлена.");</w:t>
        </w:r>
      </w:ins>
    </w:p>
    <w:p w14:paraId="6DA1177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1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1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580DC33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2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2305E0A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2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2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AddDiscipline()</w:t>
        </w:r>
      </w:ins>
    </w:p>
    <w:p w14:paraId="3387525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2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2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696D880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2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2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Discipline d = new Discipline();</w:t>
        </w:r>
      </w:ins>
    </w:p>
    <w:p w14:paraId="2A083A8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2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2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название дисциплины: ");</w:t>
        </w:r>
      </w:ins>
    </w:p>
    <w:p w14:paraId="18BA198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2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3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d.Name = Console.ReadLine();</w:t>
        </w:r>
      </w:ins>
    </w:p>
    <w:p w14:paraId="3672D4C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3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3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семестр: ");</w:t>
        </w:r>
      </w:ins>
    </w:p>
    <w:p w14:paraId="6E5A4DC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3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3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d.Semester = Console.ReadLine();</w:t>
        </w:r>
      </w:ins>
    </w:p>
    <w:p w14:paraId="1966C9E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3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3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код специальности: ");</w:t>
        </w:r>
      </w:ins>
    </w:p>
    <w:p w14:paraId="175D3BA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3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3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d.SpecialtyCode = Console.ReadLine();</w:t>
        </w:r>
      </w:ins>
    </w:p>
    <w:p w14:paraId="6EC726A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3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6921AC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4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4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d.Hours = new int[3];</w:t>
        </w:r>
      </w:ins>
    </w:p>
    <w:p w14:paraId="4BE7801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42" w:author="Hitech" w:date="2025-06-20T21:39:00Z"/>
          <w:rFonts w:ascii="Consolas" w:hAnsi="Consolas" w:cs="Consolas"/>
          <w:color w:val="0000FF"/>
          <w:sz w:val="19"/>
          <w:szCs w:val="19"/>
          <w:rPrChange w:id="2043" w:author="Hitech" w:date="2025-06-20T21:39:00Z">
            <w:rPr>
              <w:ins w:id="2044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4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46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47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часы лекций: ");</w:t>
        </w:r>
      </w:ins>
    </w:p>
    <w:p w14:paraId="0B2AAF2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4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4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50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d.Hours[0] = int.Parse(Console.ReadLine());</w:t>
        </w:r>
      </w:ins>
    </w:p>
    <w:p w14:paraId="7F8E441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51" w:author="Hitech" w:date="2025-06-20T21:39:00Z"/>
          <w:rFonts w:ascii="Consolas" w:hAnsi="Consolas" w:cs="Consolas"/>
          <w:color w:val="0000FF"/>
          <w:sz w:val="19"/>
          <w:szCs w:val="19"/>
          <w:rPrChange w:id="2052" w:author="Hitech" w:date="2025-06-20T21:39:00Z">
            <w:rPr>
              <w:ins w:id="2053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5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5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56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часы семинаров: ");</w:t>
        </w:r>
      </w:ins>
    </w:p>
    <w:p w14:paraId="0FD7B0F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5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5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59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d.Hours[1] = int.Parse(Console.ReadLine());</w:t>
        </w:r>
      </w:ins>
    </w:p>
    <w:p w14:paraId="60AC3EE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60" w:author="Hitech" w:date="2025-06-20T21:39:00Z"/>
          <w:rFonts w:ascii="Consolas" w:hAnsi="Consolas" w:cs="Consolas"/>
          <w:color w:val="0000FF"/>
          <w:sz w:val="19"/>
          <w:szCs w:val="19"/>
          <w:rPrChange w:id="2061" w:author="Hitech" w:date="2025-06-20T21:39:00Z">
            <w:rPr>
              <w:ins w:id="2062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6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6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6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часы лабораторных: ");</w:t>
        </w:r>
      </w:ins>
    </w:p>
    <w:p w14:paraId="4AF621F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6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6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6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d.Hours[2] = int.Parse(Console.ReadLine());</w:t>
        </w:r>
      </w:ins>
    </w:p>
    <w:p w14:paraId="5F812EA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6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79E8CD6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70" w:author="Hitech" w:date="2025-06-20T21:39:00Z"/>
          <w:rFonts w:ascii="Consolas" w:hAnsi="Consolas" w:cs="Consolas"/>
          <w:color w:val="0000FF"/>
          <w:sz w:val="19"/>
          <w:szCs w:val="19"/>
          <w:rPrChange w:id="2071" w:author="Hitech" w:date="2025-06-20T21:39:00Z">
            <w:rPr>
              <w:ins w:id="2072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7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7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7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форму отчетности (зачет/экзамен/курсовая): ");</w:t>
        </w:r>
      </w:ins>
    </w:p>
    <w:p w14:paraId="731C125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7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7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7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d.Report = Console.ReadLine();</w:t>
        </w:r>
      </w:ins>
    </w:p>
    <w:p w14:paraId="16F7DF6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7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3E41755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8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disciplines.Add(d);</w:t>
        </w:r>
      </w:ins>
    </w:p>
    <w:p w14:paraId="7040448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8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Console.WriteLine("Дисциплина добавлена.");</w:t>
        </w:r>
      </w:ins>
    </w:p>
    <w:p w14:paraId="6C92D84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8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587FC36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3879303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8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GetDisciplinesBySpecialty()</w:t>
        </w:r>
      </w:ins>
    </w:p>
    <w:p w14:paraId="1C3CC03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9" w:author="Hitech" w:date="2025-06-20T21:39:00Z"/>
          <w:rFonts w:ascii="Consolas" w:hAnsi="Consolas" w:cs="Consolas"/>
          <w:color w:val="0000FF"/>
          <w:sz w:val="19"/>
          <w:szCs w:val="19"/>
          <w:rPrChange w:id="2090" w:author="Hitech" w:date="2025-06-20T21:39:00Z">
            <w:rPr>
              <w:ins w:id="2091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9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9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{</w:t>
        </w:r>
      </w:ins>
    </w:p>
    <w:p w14:paraId="61A619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94" w:author="Hitech" w:date="2025-06-20T21:39:00Z"/>
          <w:rFonts w:ascii="Consolas" w:hAnsi="Consolas" w:cs="Consolas"/>
          <w:color w:val="0000FF"/>
          <w:sz w:val="19"/>
          <w:szCs w:val="19"/>
          <w:rPrChange w:id="2095" w:author="Hitech" w:date="2025-06-20T21:39:00Z">
            <w:rPr>
              <w:ins w:id="2096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9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9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99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100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код специальности: ");</w:t>
        </w:r>
      </w:ins>
    </w:p>
    <w:p w14:paraId="3C38ACE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0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0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10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string code = Console.ReadLine();</w:t>
        </w:r>
      </w:ins>
    </w:p>
    <w:p w14:paraId="654F100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0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0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disciplines.Count; i++)</w:t>
        </w:r>
      </w:ins>
    </w:p>
    <w:p w14:paraId="2527007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0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0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lastRenderedPageBreak/>
          <w:t xml:space="preserve">        {</w:t>
        </w:r>
      </w:ins>
    </w:p>
    <w:p w14:paraId="644A7F5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0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0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(disciplines[i].SpecialtyCode == code)</w:t>
        </w:r>
      </w:ins>
    </w:p>
    <w:p w14:paraId="19052FB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1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7703340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1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Console.WriteLine("Дисциплина: " + disciplines[i].Name);</w:t>
        </w:r>
      </w:ins>
    </w:p>
    <w:p w14:paraId="50F0AAA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1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3BCF403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1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18DED09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1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36F46E6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5A3BEE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2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GetLabHoursBySpecialty()</w:t>
        </w:r>
      </w:ins>
    </w:p>
    <w:p w14:paraId="482A84B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2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2231FA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2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код специальности: ");</w:t>
        </w:r>
      </w:ins>
    </w:p>
    <w:p w14:paraId="7254BC4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2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code = Console.ReadLine();</w:t>
        </w:r>
      </w:ins>
    </w:p>
    <w:p w14:paraId="37C864F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3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int sum = 0;</w:t>
        </w:r>
      </w:ins>
    </w:p>
    <w:p w14:paraId="1DD5F16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3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3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disciplines.Count; i++)</w:t>
        </w:r>
      </w:ins>
    </w:p>
    <w:p w14:paraId="339BEE6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3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3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0016301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3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3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(disciplines[i].SpecialtyCode == code)</w:t>
        </w:r>
      </w:ins>
    </w:p>
    <w:p w14:paraId="6E4015E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3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3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2B94610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3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4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sum = sum + disciplines[i].Hours[2];</w:t>
        </w:r>
      </w:ins>
    </w:p>
    <w:p w14:paraId="765B66F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4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4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2B8A039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4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4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68B9C83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4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4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Console.WriteLine("Сумма лабораторных часов: " + sum);</w:t>
        </w:r>
      </w:ins>
    </w:p>
    <w:p w14:paraId="3A42136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4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4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13EF768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4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64A36C5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5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5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SemNagr()</w:t>
        </w:r>
      </w:ins>
    </w:p>
    <w:p w14:paraId="6C80282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5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5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0B909B1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5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5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код специальности: ");</w:t>
        </w:r>
      </w:ins>
    </w:p>
    <w:p w14:paraId="459A62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5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5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code = Console.ReadLine();</w:t>
        </w:r>
      </w:ins>
    </w:p>
    <w:p w14:paraId="4ECF001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5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5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bool found = false;</w:t>
        </w:r>
      </w:ins>
    </w:p>
    <w:p w14:paraId="7643435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6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6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departments.Count; i++)</w:t>
        </w:r>
      </w:ins>
    </w:p>
    <w:p w14:paraId="0D7BBB1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6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6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5EC57B0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6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6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(departments[i].Specialty == code)</w:t>
        </w:r>
      </w:ins>
    </w:p>
    <w:p w14:paraId="590DD0A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6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6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020A5BF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6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6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int sum = 0;</w:t>
        </w:r>
      </w:ins>
    </w:p>
    <w:p w14:paraId="6277605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7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for (int j = 0; j &lt; disciplines.Count; j++)</w:t>
        </w:r>
      </w:ins>
    </w:p>
    <w:p w14:paraId="18B786E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7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{</w:t>
        </w:r>
      </w:ins>
    </w:p>
    <w:p w14:paraId="53BF3D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7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if (disciplines[j].SpecialtyCode == code)</w:t>
        </w:r>
      </w:ins>
    </w:p>
    <w:p w14:paraId="6AAA6C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7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{</w:t>
        </w:r>
      </w:ins>
    </w:p>
    <w:p w14:paraId="26FEF56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7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    sum = sum + disciplines[j].Hours[0] + disciplines[j].Hours[1] + disciplines[j].Hours[2];</w:t>
        </w:r>
      </w:ins>
    </w:p>
    <w:p w14:paraId="1E1A28D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8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8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}</w:t>
        </w:r>
      </w:ins>
    </w:p>
    <w:p w14:paraId="6C9EB76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8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8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}</w:t>
        </w:r>
      </w:ins>
    </w:p>
    <w:p w14:paraId="1FEF7DD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8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8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Console.WriteLine("Кафедра: " + departments[i].Name);</w:t>
        </w:r>
      </w:ins>
    </w:p>
    <w:p w14:paraId="41BC094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8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Console.WriteLine("Факультет: " + departments[i].Faculty);</w:t>
        </w:r>
      </w:ins>
    </w:p>
    <w:p w14:paraId="65BDF1D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8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8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Console.WriteLine("Семестровая нагрузка: " + sum + " часов");</w:t>
        </w:r>
      </w:ins>
    </w:p>
    <w:p w14:paraId="42F4A72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9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9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found = true;</w:t>
        </w:r>
      </w:ins>
    </w:p>
    <w:p w14:paraId="3EBCF3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9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9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71D97D5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9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9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3FAB11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9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9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(!found) Console.WriteLine("Кафедра не найдена.");</w:t>
        </w:r>
      </w:ins>
    </w:p>
    <w:p w14:paraId="20C2CF8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9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9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6C9F1AE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0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2ED7A24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0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0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GetDisciplinesByDepartment()</w:t>
        </w:r>
      </w:ins>
    </w:p>
    <w:p w14:paraId="217944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0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0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4449945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0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0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название кафедры: ");</w:t>
        </w:r>
      </w:ins>
    </w:p>
    <w:p w14:paraId="55CDE4D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0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0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name = Console.ReadLine().Trim().ToLower();</w:t>
        </w:r>
      </w:ins>
    </w:p>
    <w:p w14:paraId="56D0EE4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0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2851583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1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1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spec = "";</w:t>
        </w:r>
      </w:ins>
    </w:p>
    <w:p w14:paraId="53B2ABB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1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1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bool found = false;</w:t>
        </w:r>
      </w:ins>
    </w:p>
    <w:p w14:paraId="08738FD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1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5461C93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1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1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departments.Count; i++)</w:t>
        </w:r>
      </w:ins>
    </w:p>
    <w:p w14:paraId="467190A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1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1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0DC76E0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1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2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(departments[i].Name.Trim().ToLower() == name)</w:t>
        </w:r>
      </w:ins>
    </w:p>
    <w:p w14:paraId="36D4B2B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2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2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18D9352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2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2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spec = departments[i].Specialty;</w:t>
        </w:r>
      </w:ins>
    </w:p>
    <w:p w14:paraId="5FD9F49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2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2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found = true;</w:t>
        </w:r>
      </w:ins>
    </w:p>
    <w:p w14:paraId="4789E8C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27" w:author="Hitech" w:date="2025-06-20T21:39:00Z"/>
          <w:rFonts w:ascii="Consolas" w:hAnsi="Consolas" w:cs="Consolas"/>
          <w:color w:val="0000FF"/>
          <w:sz w:val="19"/>
          <w:szCs w:val="19"/>
          <w:rPrChange w:id="2228" w:author="Hitech" w:date="2025-06-20T21:39:00Z">
            <w:rPr>
              <w:ins w:id="2229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23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lastRenderedPageBreak/>
          <w:t xml:space="preserve">                break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23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; // кафедра найдена, можно выйти из цикла</w:t>
        </w:r>
      </w:ins>
    </w:p>
    <w:p w14:paraId="10B3E78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32" w:author="Hitech" w:date="2025-06-20T21:39:00Z"/>
          <w:rFonts w:ascii="Consolas" w:hAnsi="Consolas" w:cs="Consolas"/>
          <w:color w:val="0000FF"/>
          <w:sz w:val="19"/>
          <w:szCs w:val="19"/>
          <w:rPrChange w:id="2233" w:author="Hitech" w:date="2025-06-20T21:39:00Z">
            <w:rPr>
              <w:ins w:id="2234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23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36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}</w:t>
        </w:r>
      </w:ins>
    </w:p>
    <w:p w14:paraId="60C6A3C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37" w:author="Hitech" w:date="2025-06-20T21:39:00Z"/>
          <w:rFonts w:ascii="Consolas" w:hAnsi="Consolas" w:cs="Consolas"/>
          <w:color w:val="0000FF"/>
          <w:sz w:val="19"/>
          <w:szCs w:val="19"/>
          <w:rPrChange w:id="2238" w:author="Hitech" w:date="2025-06-20T21:39:00Z">
            <w:rPr>
              <w:ins w:id="2239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24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4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}</w:t>
        </w:r>
      </w:ins>
    </w:p>
    <w:p w14:paraId="3F84D7F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42" w:author="Hitech" w:date="2025-06-20T21:39:00Z"/>
          <w:rFonts w:ascii="Consolas" w:hAnsi="Consolas" w:cs="Consolas"/>
          <w:color w:val="0000FF"/>
          <w:sz w:val="19"/>
          <w:szCs w:val="19"/>
          <w:rPrChange w:id="2243" w:author="Hitech" w:date="2025-06-20T21:39:00Z">
            <w:rPr>
              <w:ins w:id="2244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</w:p>
    <w:p w14:paraId="665CEE3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45" w:author="Hitech" w:date="2025-06-20T21:39:00Z"/>
          <w:rFonts w:ascii="Consolas" w:hAnsi="Consolas" w:cs="Consolas"/>
          <w:color w:val="0000FF"/>
          <w:sz w:val="19"/>
          <w:szCs w:val="19"/>
          <w:rPrChange w:id="2246" w:author="Hitech" w:date="2025-06-20T21:39:00Z">
            <w:rPr>
              <w:ins w:id="2247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24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49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if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250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(!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found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25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)</w:t>
        </w:r>
      </w:ins>
    </w:p>
    <w:p w14:paraId="162AF67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52" w:author="Hitech" w:date="2025-06-20T21:39:00Z"/>
          <w:rFonts w:ascii="Consolas" w:hAnsi="Consolas" w:cs="Consolas"/>
          <w:color w:val="0000FF"/>
          <w:sz w:val="19"/>
          <w:szCs w:val="19"/>
          <w:rPrChange w:id="2253" w:author="Hitech" w:date="2025-06-20T21:39:00Z">
            <w:rPr>
              <w:ins w:id="2254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25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56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{</w:t>
        </w:r>
      </w:ins>
    </w:p>
    <w:p w14:paraId="093E083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57" w:author="Hitech" w:date="2025-06-20T21:39:00Z"/>
          <w:rFonts w:ascii="Consolas" w:hAnsi="Consolas" w:cs="Consolas"/>
          <w:color w:val="0000FF"/>
          <w:sz w:val="19"/>
          <w:szCs w:val="19"/>
          <w:rPrChange w:id="2258" w:author="Hitech" w:date="2025-06-20T21:39:00Z">
            <w:rPr>
              <w:ins w:id="2259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26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6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262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WriteLine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26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("Кафедра с таким названием не найдена.");</w:t>
        </w:r>
      </w:ins>
    </w:p>
    <w:p w14:paraId="2BCD659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6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6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66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return;</w:t>
        </w:r>
      </w:ins>
    </w:p>
    <w:p w14:paraId="01C0371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6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6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460F2FC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6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4FA8896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7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bool hasDisciplines = false;</w:t>
        </w:r>
      </w:ins>
    </w:p>
    <w:p w14:paraId="0FAC60C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7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disciplines.Count; i++)</w:t>
        </w:r>
      </w:ins>
    </w:p>
    <w:p w14:paraId="63089D4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7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5C85E25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7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(disciplines[i].SpecialtyCode == spec)</w:t>
        </w:r>
      </w:ins>
    </w:p>
    <w:p w14:paraId="1748022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7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4086C1D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8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Console.WriteLine("Дисциплина: " + disciplines[i].Name);</w:t>
        </w:r>
      </w:ins>
    </w:p>
    <w:p w14:paraId="0CC7601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8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hasDisciplines = true;</w:t>
        </w:r>
      </w:ins>
    </w:p>
    <w:p w14:paraId="57BE76B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8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40DE6B2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8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2FC1BB5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363CE25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9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(!hasDisciplines)</w:t>
        </w:r>
      </w:ins>
    </w:p>
    <w:p w14:paraId="58C395A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9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9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6251A33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9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9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Console.WriteLine("Для данной кафедры дисциплины не найдены.");</w:t>
        </w:r>
      </w:ins>
    </w:p>
    <w:p w14:paraId="70EED2C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9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9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151A560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9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9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2E61E8C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9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7D2C35F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24203C5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0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GetMinMaxDisciplineHours()</w:t>
        </w:r>
      </w:ins>
    </w:p>
    <w:p w14:paraId="03B7EB8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0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41D3D25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0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(disciplines.Count == 0) return;</w:t>
        </w:r>
      </w:ins>
    </w:p>
    <w:p w14:paraId="763A33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0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int min = disciplines[0].Hours[0] + disciplines[0].Hours[1] + disciplines[0].Hours[2];</w:t>
        </w:r>
      </w:ins>
    </w:p>
    <w:p w14:paraId="31DDFB7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1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int max = min;</w:t>
        </w:r>
      </w:ins>
    </w:p>
    <w:p w14:paraId="2C041ED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1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1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minName = disciplines[0].Name;</w:t>
        </w:r>
      </w:ins>
    </w:p>
    <w:p w14:paraId="3520744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1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1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maxName = disciplines[0].Name;</w:t>
        </w:r>
      </w:ins>
    </w:p>
    <w:p w14:paraId="39189A0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1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7FDA1C7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1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1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1; i &lt; disciplines.Count; i++)</w:t>
        </w:r>
      </w:ins>
    </w:p>
    <w:p w14:paraId="6D83E3B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1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1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77C3CA8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2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2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int total = disciplines[i].Hours[0] + disciplines[i].Hours[1] + disciplines[i].Hours[2];</w:t>
        </w:r>
      </w:ins>
    </w:p>
    <w:p w14:paraId="2D3CADC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2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2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(total &lt; min)</w:t>
        </w:r>
      </w:ins>
    </w:p>
    <w:p w14:paraId="0BE368F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2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2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2E3E6BA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2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2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min = total;</w:t>
        </w:r>
      </w:ins>
    </w:p>
    <w:p w14:paraId="2BB4A7A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2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2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minName = disciplines[i].Name;</w:t>
        </w:r>
      </w:ins>
    </w:p>
    <w:p w14:paraId="4C91990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3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3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08A85AB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3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3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(total &gt; max)</w:t>
        </w:r>
      </w:ins>
    </w:p>
    <w:p w14:paraId="3DACE8A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3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3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2D666E7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3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3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max = total;</w:t>
        </w:r>
      </w:ins>
    </w:p>
    <w:p w14:paraId="4DA99C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3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3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maxName = disciplines[i].Name;</w:t>
        </w:r>
      </w:ins>
    </w:p>
    <w:p w14:paraId="7ED6AAD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4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4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0C64338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4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4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7B19719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4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4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Console.WriteLine("Мин: " + minName + " (" + min + ")");</w:t>
        </w:r>
      </w:ins>
    </w:p>
    <w:p w14:paraId="1A28C7B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4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4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Console.WriteLine("Макс: " + maxName + " (" + max + ")");</w:t>
        </w:r>
      </w:ins>
    </w:p>
    <w:p w14:paraId="2982812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4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4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0EA0E46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5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4D66D7D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5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5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GetTotalExamsAndTestsByDepartment()</w:t>
        </w:r>
      </w:ins>
    </w:p>
    <w:p w14:paraId="7D74766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5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5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77EF38F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5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5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int total = 0;</w:t>
        </w:r>
      </w:ins>
    </w:p>
    <w:p w14:paraId="2F68423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5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5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disciplines.Count; i++)</w:t>
        </w:r>
      </w:ins>
    </w:p>
    <w:p w14:paraId="4DC097D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5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6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708DC98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6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6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(disciplines[i].Report == "зачет" || disciplines[i].Report == "экзамен" || disciplines[i].Report == "курсовая")</w:t>
        </w:r>
      </w:ins>
    </w:p>
    <w:p w14:paraId="0A782EC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6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6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3FA69AA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6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6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total++;</w:t>
        </w:r>
      </w:ins>
    </w:p>
    <w:p w14:paraId="75889C4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6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6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lastRenderedPageBreak/>
          <w:t xml:space="preserve">            }</w:t>
        </w:r>
      </w:ins>
    </w:p>
    <w:p w14:paraId="14E09AA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6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7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0798BA9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7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7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Console.WriteLine("Всего экзаменов и зачетов (включая курсовые): " + total);</w:t>
        </w:r>
      </w:ins>
    </w:p>
    <w:p w14:paraId="093A7A1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7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7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2369776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7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7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PrintSpecialties()</w:t>
        </w:r>
      </w:ins>
    </w:p>
    <w:p w14:paraId="2017729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7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7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3E946E4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7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8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(specialties.Count == 0)</w:t>
        </w:r>
      </w:ins>
    </w:p>
    <w:p w14:paraId="5F56E4E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81" w:author="Hitech" w:date="2025-06-20T21:39:00Z"/>
          <w:rFonts w:ascii="Consolas" w:hAnsi="Consolas" w:cs="Consolas"/>
          <w:color w:val="0000FF"/>
          <w:sz w:val="19"/>
          <w:szCs w:val="19"/>
          <w:rPrChange w:id="2382" w:author="Hitech" w:date="2025-06-20T21:39:00Z">
            <w:rPr>
              <w:ins w:id="2383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38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8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{</w:t>
        </w:r>
      </w:ins>
    </w:p>
    <w:p w14:paraId="2397F5E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86" w:author="Hitech" w:date="2025-06-20T21:39:00Z"/>
          <w:rFonts w:ascii="Consolas" w:hAnsi="Consolas" w:cs="Consolas"/>
          <w:color w:val="0000FF"/>
          <w:sz w:val="19"/>
          <w:szCs w:val="19"/>
          <w:rPrChange w:id="2387" w:author="Hitech" w:date="2025-06-20T21:39:00Z">
            <w:rPr>
              <w:ins w:id="2388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38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390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9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WriteLine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92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("Список специальностей пуст.");</w:t>
        </w:r>
      </w:ins>
    </w:p>
    <w:p w14:paraId="17C0F7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93" w:author="Hitech" w:date="2025-06-20T21:39:00Z"/>
          <w:rFonts w:ascii="Consolas" w:hAnsi="Consolas" w:cs="Consolas"/>
          <w:color w:val="0000FF"/>
          <w:sz w:val="19"/>
          <w:szCs w:val="19"/>
          <w:rPrChange w:id="2394" w:author="Hitech" w:date="2025-06-20T21:39:00Z">
            <w:rPr>
              <w:ins w:id="2395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39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397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return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9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;</w:t>
        </w:r>
      </w:ins>
    </w:p>
    <w:p w14:paraId="60DE3B7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99" w:author="Hitech" w:date="2025-06-20T21:39:00Z"/>
          <w:rFonts w:ascii="Consolas" w:hAnsi="Consolas" w:cs="Consolas"/>
          <w:color w:val="0000FF"/>
          <w:sz w:val="19"/>
          <w:szCs w:val="19"/>
          <w:rPrChange w:id="2400" w:author="Hitech" w:date="2025-06-20T21:39:00Z">
            <w:rPr>
              <w:ins w:id="2401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40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40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}</w:t>
        </w:r>
      </w:ins>
    </w:p>
    <w:p w14:paraId="489D3E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04" w:author="Hitech" w:date="2025-06-20T21:39:00Z"/>
          <w:rFonts w:ascii="Consolas" w:hAnsi="Consolas" w:cs="Consolas"/>
          <w:color w:val="0000FF"/>
          <w:sz w:val="19"/>
          <w:szCs w:val="19"/>
          <w:rPrChange w:id="2405" w:author="Hitech" w:date="2025-06-20T21:39:00Z">
            <w:rPr>
              <w:ins w:id="2406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40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40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409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WriteLine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410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("\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n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41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Сведения о специальностях:");</w:t>
        </w:r>
      </w:ins>
    </w:p>
    <w:p w14:paraId="5361193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1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1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41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for (int i = 0; i &lt; specialties.Count; i++)</w:t>
        </w:r>
      </w:ins>
    </w:p>
    <w:p w14:paraId="4F110CD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1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1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5C25DD2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1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1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Console.WriteLine($"Код: {specialties[i].Code}, Название: {specialties[i].Name}, Специальность: {specialties[i].SpecName}, Форма обучения: {specialties[i].Form}");</w:t>
        </w:r>
      </w:ins>
    </w:p>
    <w:p w14:paraId="33A3287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1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2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1553652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2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2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3B5B29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2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3357125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2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2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PrintDepartments()</w:t>
        </w:r>
      </w:ins>
    </w:p>
    <w:p w14:paraId="2E6886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2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2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7B083A7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2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2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(departments.Count == 0)</w:t>
        </w:r>
      </w:ins>
    </w:p>
    <w:p w14:paraId="05B7D8D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3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3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7905D83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3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3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Console.WriteLine("Список кафедр пуст.");</w:t>
        </w:r>
      </w:ins>
    </w:p>
    <w:p w14:paraId="70448D5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3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3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return;</w:t>
        </w:r>
      </w:ins>
    </w:p>
    <w:p w14:paraId="10EF616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3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3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4A779C2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3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3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Console.WriteLine("\nСведения о кафедрах:");</w:t>
        </w:r>
      </w:ins>
    </w:p>
    <w:p w14:paraId="69AF77A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4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4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departments.Count; i++)</w:t>
        </w:r>
      </w:ins>
    </w:p>
    <w:p w14:paraId="0B8E7E4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4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4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748EB17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4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4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Console.WriteLine($"Название: {departments[i].Name}, Факультет: {departments[i].Faculty}, Телефон: {departments[i].Phone}, Код специальности: {departments[i].Specialty}");</w:t>
        </w:r>
      </w:ins>
    </w:p>
    <w:p w14:paraId="213A4BD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4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4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547C407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4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4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3DC1C20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4D3DC4E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5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PrintDisciplines()</w:t>
        </w:r>
      </w:ins>
    </w:p>
    <w:p w14:paraId="55B8F3B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5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336AAD1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5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(disciplines.Count == 0)</w:t>
        </w:r>
      </w:ins>
    </w:p>
    <w:p w14:paraId="1E7F1DA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5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0DA06D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6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Console.WriteLine("Список дисциплин пуст.");</w:t>
        </w:r>
      </w:ins>
    </w:p>
    <w:p w14:paraId="5EA4E42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6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6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return;</w:t>
        </w:r>
      </w:ins>
    </w:p>
    <w:p w14:paraId="76D2611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6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6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7FE3D23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6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6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Console.WriteLine("\nСведения о дисциплинах:");</w:t>
        </w:r>
      </w:ins>
    </w:p>
    <w:p w14:paraId="6205B6E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6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6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disciplines.Count; i++)</w:t>
        </w:r>
      </w:ins>
    </w:p>
    <w:p w14:paraId="10463A5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6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7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713922E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7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7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Console.WriteLine($"Название: {disciplines[i].Name}, Семестр: {disciplines[i].Semester}, Код специальности: {disciplines[i].SpecialtyCode}, Часы (л, с, лб): {disciplines[i].Hours[0]}, {disciplines[i].Hours[1]}, {disciplines[i].Hours[2]}, Отчетность: {disciplines[i].Report}");</w:t>
        </w:r>
      </w:ins>
    </w:p>
    <w:p w14:paraId="37FDB99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7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7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1BC5811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7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7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02F621C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7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7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PokazatChasyPoDiscipline()</w:t>
        </w:r>
      </w:ins>
    </w:p>
    <w:p w14:paraId="377AA1A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7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8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7697DBF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8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8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название дисциплины: ");</w:t>
        </w:r>
      </w:ins>
    </w:p>
    <w:p w14:paraId="3ADE2C8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8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8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name = Console.ReadLine();</w:t>
        </w:r>
      </w:ins>
    </w:p>
    <w:p w14:paraId="785E3D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8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8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foreach (Discipline d in disciplines)</w:t>
        </w:r>
      </w:ins>
    </w:p>
    <w:p w14:paraId="5261ECF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8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8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11CD8D3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8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9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(d.Name == name)</w:t>
        </w:r>
      </w:ins>
    </w:p>
    <w:p w14:paraId="15B0232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9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21410EF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9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Console.WriteLine("Лекции: " + d.Hours[0]);</w:t>
        </w:r>
      </w:ins>
    </w:p>
    <w:p w14:paraId="57E71E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9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Console.WriteLine("Семинары: " + d.Hours[1]);</w:t>
        </w:r>
      </w:ins>
    </w:p>
    <w:p w14:paraId="589748D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9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Console.WriteLine("Лабораторные: " + d.Hours[2]);</w:t>
        </w:r>
      </w:ins>
    </w:p>
    <w:p w14:paraId="3ED344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0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4A079DC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0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0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lastRenderedPageBreak/>
          <w:t xml:space="preserve">        }</w:t>
        </w:r>
      </w:ins>
    </w:p>
    <w:p w14:paraId="213D7E5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0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0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4F23AFC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0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0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// Existing code remains unchanged</w:t>
        </w:r>
      </w:ins>
    </w:p>
    <w:p w14:paraId="271B7B0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0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0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LoadData()</w:t>
        </w:r>
      </w:ins>
    </w:p>
    <w:p w14:paraId="644A85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0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1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19F7B73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1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1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(File.Exists(Program.speciality))</w:t>
        </w:r>
      </w:ins>
    </w:p>
    <w:p w14:paraId="4F3C594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1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1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5939B7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1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1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string[] lines = File.ReadAllLines(specialtyFile);</w:t>
        </w:r>
      </w:ins>
    </w:p>
    <w:p w14:paraId="163931B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1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1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lines.Length; i++)</w:t>
        </w:r>
      </w:ins>
    </w:p>
    <w:p w14:paraId="2B358DF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1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2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40948EC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2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2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Specialty s = new Specialty().FromString(lines[i],';');</w:t>
        </w:r>
      </w:ins>
    </w:p>
    <w:p w14:paraId="1E35614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2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2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if (s != null)</w:t>
        </w:r>
      </w:ins>
    </w:p>
    <w:p w14:paraId="00E1882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2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2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specialties.Add(s);</w:t>
        </w:r>
      </w:ins>
    </w:p>
    <w:p w14:paraId="673041B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2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2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4154E5C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2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3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70FF539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3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0E35A07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3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3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(File.Exists(departmentFile))</w:t>
        </w:r>
      </w:ins>
    </w:p>
    <w:p w14:paraId="3A59D77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3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3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23ABA8B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3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3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string[] lines = File.ReadAllLines(departmentFile);</w:t>
        </w:r>
      </w:ins>
    </w:p>
    <w:p w14:paraId="0B74BFC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3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3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lines.Length; i++)</w:t>
        </w:r>
      </w:ins>
    </w:p>
    <w:p w14:paraId="18ED6DA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4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4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6794D3B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4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4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Department d = new Department().FromString(lines[i], ';');</w:t>
        </w:r>
      </w:ins>
    </w:p>
    <w:p w14:paraId="538B263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4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4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if (d != null)</w:t>
        </w:r>
      </w:ins>
    </w:p>
    <w:p w14:paraId="1C44F24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4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4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departments.Add(d);</w:t>
        </w:r>
      </w:ins>
    </w:p>
    <w:p w14:paraId="1C105F4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4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4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3B23B81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5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645A95B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022E3FE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5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(File.Exists(disciplineFile))</w:t>
        </w:r>
      </w:ins>
    </w:p>
    <w:p w14:paraId="43568A7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5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6A0BA3C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5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string[] lines = File.ReadAllLines(disciplineFile);</w:t>
        </w:r>
      </w:ins>
    </w:p>
    <w:p w14:paraId="5B969C8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6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lines.Length; i++)</w:t>
        </w:r>
      </w:ins>
    </w:p>
    <w:p w14:paraId="3C009A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6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6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7E41579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6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6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Discipline d = new Discipline().FromString(lines[i],';');</w:t>
        </w:r>
      </w:ins>
    </w:p>
    <w:p w14:paraId="2BC91C4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6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6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if (d != null)</w:t>
        </w:r>
      </w:ins>
    </w:p>
    <w:p w14:paraId="5D4DEE0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6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6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disciplines.Add(d);</w:t>
        </w:r>
      </w:ins>
    </w:p>
    <w:p w14:paraId="11B0C1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6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7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44F698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7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4352A00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7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53D265F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7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SaveData()</w:t>
        </w:r>
      </w:ins>
    </w:p>
    <w:p w14:paraId="499F8A4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7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0887B64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8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try</w:t>
        </w:r>
      </w:ins>
    </w:p>
    <w:p w14:paraId="5969AE3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8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464E6D8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8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List&lt;string&gt; sLines = new List&lt;string&gt;();</w:t>
        </w:r>
      </w:ins>
    </w:p>
    <w:p w14:paraId="49CD525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8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specialties.Count; i++)</w:t>
        </w:r>
      </w:ins>
    </w:p>
    <w:p w14:paraId="64DD0C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8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0F44DB5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9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sLines.Add(specialties[i].ToFileString());</w:t>
        </w:r>
      </w:ins>
    </w:p>
    <w:p w14:paraId="5F9EDE1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9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6CBAD12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9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File.WriteAllLines(Program.speciality, sLines);</w:t>
        </w:r>
      </w:ins>
    </w:p>
    <w:p w14:paraId="55F692D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6F6D366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4BCDBD0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9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List&lt;string&gt; dLines = new List&lt;string&gt;();</w:t>
        </w:r>
      </w:ins>
    </w:p>
    <w:p w14:paraId="2ED98FA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0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departments.Count; i++)</w:t>
        </w:r>
      </w:ins>
    </w:p>
    <w:p w14:paraId="6B69F3C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0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0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5AB9226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0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0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dLines.Add(departments[i].ToFileString());</w:t>
        </w:r>
      </w:ins>
    </w:p>
    <w:p w14:paraId="0B68D96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0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0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5069090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0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0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File.WriteAllLines(Program.departmentFile, dLines);</w:t>
        </w:r>
      </w:ins>
    </w:p>
    <w:p w14:paraId="688D203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0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091AF9A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1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6AE7B98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1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1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List&lt;string&gt; discLines = new List&lt;string&gt;();</w:t>
        </w:r>
      </w:ins>
    </w:p>
    <w:p w14:paraId="56C47B2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1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1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disciplines.Count; i++)</w:t>
        </w:r>
      </w:ins>
    </w:p>
    <w:p w14:paraId="4AB579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1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1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2F0630F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1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1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discLines.Add(disciplines[i].ToFileString());</w:t>
        </w:r>
      </w:ins>
    </w:p>
    <w:p w14:paraId="1B91DD9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1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2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45EE732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2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2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File.WriteAllLines(Program.disciplineFile, discLines);</w:t>
        </w:r>
      </w:ins>
    </w:p>
    <w:p w14:paraId="67C440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2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6EE5F52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2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2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06FB541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2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2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catch (Exception ex)</w:t>
        </w:r>
      </w:ins>
    </w:p>
    <w:p w14:paraId="72D64F6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2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2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22B1C43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3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18C2487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3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3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Console.WriteLine(ex.Message);</w:t>
        </w:r>
      </w:ins>
    </w:p>
    <w:p w14:paraId="706354D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3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3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2DBBE61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3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1C76328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3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7D7C634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3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3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695661BE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3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4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}</w:t>
        </w:r>
      </w:ins>
    </w:p>
    <w:p w14:paraId="510A628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41" w:author="Hitech" w:date="2025-06-20T21:40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2642" w:author="Hitech" w:date="2025-06-20T21:40:00Z">
            <w:rPr>
              <w:ins w:id="2643" w:author="Hitech" w:date="2025-06-20T21:40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2644" w:author="Hitech" w:date="2025-06-20T21:40:00Z"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45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class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4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647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Program</w:t>
        </w:r>
      </w:ins>
    </w:p>
    <w:p w14:paraId="16736B1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4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649" w:author="Hitech" w:date="2025-06-20T21:40:00Z">
            <w:rPr>
              <w:ins w:id="265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5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5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</w:t>
        </w:r>
      </w:ins>
    </w:p>
    <w:p w14:paraId="64E0A0E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53" w:author="Hitech" w:date="2025-06-20T21:40:00Z"/>
          <w:rFonts w:ascii="Cascadia Mono" w:hAnsi="Cascadia Mono" w:cs="Cascadia Mono"/>
          <w:color w:val="008000"/>
          <w:sz w:val="19"/>
          <w:szCs w:val="19"/>
          <w:highlight w:val="white"/>
          <w:lang w:val="en-US"/>
          <w:rPrChange w:id="2654" w:author="Hitech" w:date="2025-06-20T21:40:00Z">
            <w:rPr>
              <w:ins w:id="2655" w:author="Hitech" w:date="2025-06-20T21:40:00Z"/>
              <w:rFonts w:ascii="Cascadia Mono" w:hAnsi="Cascadia Mono" w:cs="Cascadia Mono"/>
              <w:color w:val="008000"/>
              <w:sz w:val="19"/>
              <w:szCs w:val="19"/>
              <w:highlight w:val="white"/>
            </w:rPr>
          </w:rPrChange>
        </w:rPr>
      </w:pPr>
      <w:ins w:id="265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5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8000"/>
            <w:sz w:val="19"/>
            <w:szCs w:val="19"/>
            <w:highlight w:val="white"/>
            <w:lang w:val="en-US"/>
            <w:rPrChange w:id="2658" w:author="Hitech" w:date="2025-06-20T21:40:00Z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rPrChange>
          </w:rPr>
          <w:t>//public static string speciality = @"C:\Users\Kab-35-16\Desktop\LAN\txt\Specialty.txt";</w:t>
        </w:r>
      </w:ins>
    </w:p>
    <w:p w14:paraId="1889C3A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59" w:author="Hitech" w:date="2025-06-20T21:40:00Z"/>
          <w:rFonts w:ascii="Cascadia Mono" w:hAnsi="Cascadia Mono" w:cs="Cascadia Mono"/>
          <w:color w:val="008000"/>
          <w:sz w:val="19"/>
          <w:szCs w:val="19"/>
          <w:highlight w:val="white"/>
          <w:lang w:val="en-US"/>
          <w:rPrChange w:id="2660" w:author="Hitech" w:date="2025-06-20T21:40:00Z">
            <w:rPr>
              <w:ins w:id="2661" w:author="Hitech" w:date="2025-06-20T21:40:00Z"/>
              <w:rFonts w:ascii="Cascadia Mono" w:hAnsi="Cascadia Mono" w:cs="Cascadia Mono"/>
              <w:color w:val="008000"/>
              <w:sz w:val="19"/>
              <w:szCs w:val="19"/>
              <w:highlight w:val="white"/>
            </w:rPr>
          </w:rPrChange>
        </w:rPr>
      </w:pPr>
      <w:ins w:id="266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6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8000"/>
            <w:sz w:val="19"/>
            <w:szCs w:val="19"/>
            <w:highlight w:val="white"/>
            <w:lang w:val="en-US"/>
            <w:rPrChange w:id="2664" w:author="Hitech" w:date="2025-06-20T21:40:00Z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rPrChange>
          </w:rPr>
          <w:t>//public static string departmentFile = @"C:\Users\Kab-35-16\Desktop\LAN\txt\Department.txt";</w:t>
        </w:r>
      </w:ins>
    </w:p>
    <w:p w14:paraId="782433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65" w:author="Hitech" w:date="2025-06-20T21:40:00Z"/>
          <w:rFonts w:ascii="Cascadia Mono" w:hAnsi="Cascadia Mono" w:cs="Cascadia Mono"/>
          <w:color w:val="008000"/>
          <w:sz w:val="19"/>
          <w:szCs w:val="19"/>
          <w:highlight w:val="white"/>
          <w:lang w:val="en-US"/>
          <w:rPrChange w:id="2666" w:author="Hitech" w:date="2025-06-20T21:40:00Z">
            <w:rPr>
              <w:ins w:id="2667" w:author="Hitech" w:date="2025-06-20T21:40:00Z"/>
              <w:rFonts w:ascii="Cascadia Mono" w:hAnsi="Cascadia Mono" w:cs="Cascadia Mono"/>
              <w:color w:val="008000"/>
              <w:sz w:val="19"/>
              <w:szCs w:val="19"/>
              <w:highlight w:val="white"/>
            </w:rPr>
          </w:rPrChange>
        </w:rPr>
      </w:pPr>
      <w:ins w:id="266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6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8000"/>
            <w:sz w:val="19"/>
            <w:szCs w:val="19"/>
            <w:highlight w:val="white"/>
            <w:lang w:val="en-US"/>
            <w:rPrChange w:id="2670" w:author="Hitech" w:date="2025-06-20T21:40:00Z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rPrChange>
          </w:rPr>
          <w:t>//public static string disciplineFile = @"C:\Users\Kab-35-16\Desktop\LAN\txt\Discipline.txt";</w:t>
        </w:r>
      </w:ins>
    </w:p>
    <w:p w14:paraId="1FD3522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71" w:author="Hitech" w:date="2025-06-20T21:40:00Z"/>
          <w:rFonts w:ascii="Cascadia Mono" w:hAnsi="Cascadia Mono" w:cs="Cascadia Mono"/>
          <w:color w:val="008000"/>
          <w:sz w:val="19"/>
          <w:szCs w:val="19"/>
          <w:highlight w:val="white"/>
          <w:lang w:val="en-US"/>
          <w:rPrChange w:id="2672" w:author="Hitech" w:date="2025-06-20T21:40:00Z">
            <w:rPr>
              <w:ins w:id="2673" w:author="Hitech" w:date="2025-06-20T21:40:00Z"/>
              <w:rFonts w:ascii="Cascadia Mono" w:hAnsi="Cascadia Mono" w:cs="Cascadia Mono"/>
              <w:color w:val="008000"/>
              <w:sz w:val="19"/>
              <w:szCs w:val="19"/>
              <w:highlight w:val="white"/>
            </w:rPr>
          </w:rPrChange>
        </w:rPr>
      </w:pPr>
    </w:p>
    <w:p w14:paraId="0902594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7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675" w:author="Hitech" w:date="2025-06-20T21:40:00Z">
            <w:rPr>
              <w:ins w:id="267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7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7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79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8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8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8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8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8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speciality = 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85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@"C:\Users\Hitech\OneDrive\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Рабочий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86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стол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87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\LAN\txt\Specialty.txt"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8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A28202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8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690" w:author="Hitech" w:date="2025-06-20T21:40:00Z">
            <w:rPr>
              <w:ins w:id="269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9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9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94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9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9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9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9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9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departmentFile = 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700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@"C:\Users\Hitech\OneDrive\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Рабочий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701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стол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702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\LAN\txt\Department.txt"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0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0677CA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0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05" w:author="Hitech" w:date="2025-06-20T21:40:00Z">
            <w:rPr>
              <w:ins w:id="270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0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0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09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1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1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1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1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1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disciplineFile = 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715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@"C:\Users\Hitech\OneDrive\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Рабочий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716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стол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717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\LAN\txt\Discipline.txt"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1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0D26A4E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1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20" w:author="Hitech" w:date="2025-06-20T21:40:00Z">
            <w:rPr>
              <w:ins w:id="272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2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2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24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2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2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void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2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Main(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2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2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[] args)</w:t>
        </w:r>
      </w:ins>
    </w:p>
    <w:p w14:paraId="1E912AA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3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31" w:author="Hitech" w:date="2025-06-20T21:40:00Z">
            <w:rPr>
              <w:ins w:id="273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3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3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421D2DD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3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36" w:author="Hitech" w:date="2025-06-20T21:40:00Z">
            <w:rPr>
              <w:ins w:id="273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3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3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40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Metodist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4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metodist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42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4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4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Metodist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4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();</w:t>
        </w:r>
      </w:ins>
    </w:p>
    <w:p w14:paraId="74756D2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4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47" w:author="Hitech" w:date="2025-06-20T21:40:00Z">
            <w:rPr>
              <w:ins w:id="274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4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5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5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bool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5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exit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5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false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5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7E919E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5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56" w:author="Hitech" w:date="2025-06-20T21:40:00Z">
            <w:rPr>
              <w:ins w:id="275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5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5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60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while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6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(!exit)</w:t>
        </w:r>
      </w:ins>
    </w:p>
    <w:p w14:paraId="249492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6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63" w:author="Hitech" w:date="2025-06-20T21:40:00Z">
            <w:rPr>
              <w:ins w:id="276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6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6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{</w:t>
        </w:r>
      </w:ins>
    </w:p>
    <w:p w14:paraId="72B5FD0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6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68" w:author="Hitech" w:date="2025-06-20T21:40:00Z">
            <w:rPr>
              <w:ins w:id="276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7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7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7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7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4ABA0DD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7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75" w:author="Hitech" w:date="2025-06-20T21:40:00Z">
            <w:rPr>
              <w:ins w:id="277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7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7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7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8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81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"==============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МЕНЮ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8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=============="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8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5EB14EB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8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85" w:author="Hitech" w:date="2025-06-20T21:40:00Z">
            <w:rPr>
              <w:ins w:id="278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8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8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8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9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91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1.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Ввести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9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специальности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93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9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53258E02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9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79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9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98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9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00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2.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Показать специальности"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62C5C029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0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02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 3. Поиск лабораторных часов"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5769D224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0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04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 4. Удалить специальность"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11AF827A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280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06" w:author="kab-35-17" w:date="2025-06-21T05:55:00Z">
            <w:rPr>
              <w:ins w:id="280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08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 w:rsidRPr="008C0342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09" w:author="kab-35-17" w:date="2025-06-21T05:55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10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11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"----------------------------------"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12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152D3C2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1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14" w:author="Hitech" w:date="2025-06-20T21:40:00Z">
            <w:rPr>
              <w:ins w:id="281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16" w:author="Hitech" w:date="2025-06-20T21:40:00Z"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17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18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1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20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5.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Ввести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21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кафедры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2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2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0369F9CB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282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25" w:author="kab-35-17" w:date="2025-06-21T05:55:00Z">
            <w:rPr>
              <w:ins w:id="282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2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2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2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3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31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6.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Показать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32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кафедры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33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34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13A08EC1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3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36" w:author="Hitech" w:date="2025-06-20T21:40:00Z"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37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8C0342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38" w:author="kab-35-17" w:date="2025-06-21T05:55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39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40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7.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Семестровая нагрузка по спец."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119149D3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284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rPrChange w:id="2842" w:author="kab-35-17" w:date="2025-06-21T05:55:00Z">
            <w:rPr>
              <w:ins w:id="284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44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45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rPrChange w:id="2846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4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WriteLine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rPrChange w:id="2848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rPrChange w:id="2849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"----------------------------------"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rPrChange w:id="2850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0DC9D09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5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52" w:author="Hitech" w:date="2025-06-20T21:40:00Z">
            <w:rPr>
              <w:ins w:id="285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54" w:author="Hitech" w:date="2025-06-20T21:40:00Z"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rPrChange w:id="2855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56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5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58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8.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Ввести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59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дисциплины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60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6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1254C9EA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286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rPrChange w:id="2863" w:author="kab-35-17" w:date="2025-06-21T05:55:00Z">
            <w:rPr>
              <w:ins w:id="286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6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6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67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6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69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9.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Показать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rPrChange w:id="2870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дисциплины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rPrChange w:id="2871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rPrChange w:id="2872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59D2D64C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7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74" w:author="Hitech" w:date="2025-06-20T21:40:00Z"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rPrChange w:id="2875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76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rPrChange w:id="2877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7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WriteLine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rPrChange w:id="2879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rPrChange w:id="2880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"10.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Поиск часов по дисциплине"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0873F59C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8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82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"11. Дисциплины по кафедре"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63A20689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8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84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"12. Мин/Макс продолжительность"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59E19DB2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8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86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"13. Экзамены/Зачёты/Курсовые"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3F6B8D08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288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88" w:author="kab-35-17" w:date="2025-06-21T05:55:00Z">
            <w:rPr>
              <w:ins w:id="288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90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 w:rsidRPr="008C0342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91" w:author="kab-35-17" w:date="2025-06-21T05:55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92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93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"=================================="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94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1C0E3DC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9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96" w:author="Hitech" w:date="2025-06-20T21:40:00Z">
            <w:rPr>
              <w:ins w:id="289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98" w:author="Hitech" w:date="2025-06-20T21:40:00Z"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99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00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0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0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"14.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Выход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03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0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6965CFC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0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06" w:author="Hitech" w:date="2025-06-20T21:40:00Z">
            <w:rPr>
              <w:ins w:id="290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0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0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10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1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1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"=================================="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1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01E07A6F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291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15" w:author="kab-35-17" w:date="2025-06-21T05:55:00Z">
            <w:rPr>
              <w:ins w:id="291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1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1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8C0342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19" w:author="kab-35-17" w:date="2025-06-21T05:55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20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.Write(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21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Введите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22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номер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23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действия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24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: "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25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1BC59AD7" w14:textId="77777777" w:rsidR="00B310DD" w:rsidRPr="008C0342" w:rsidDel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2926" w:author="Hitech" w:date="2025-06-20T21:40:00Z"/>
          <w:del w:id="2927" w:author="kab-35-17" w:date="2025-06-21T06:01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28" w:author="kab-35-17" w:date="2025-06-21T05:55:00Z">
            <w:rPr>
              <w:ins w:id="2929" w:author="Hitech" w:date="2025-06-20T21:40:00Z"/>
              <w:del w:id="2930" w:author="kab-35-17" w:date="2025-06-21T06:01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06D1EB86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293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32" w:author="kab-35-17" w:date="2025-06-21T05:55:00Z">
            <w:rPr>
              <w:ins w:id="293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3E452DC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3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35" w:author="Hitech" w:date="2025-06-20T21:40:00Z">
            <w:rPr>
              <w:ins w:id="293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37" w:author="Hitech" w:date="2025-06-20T21:40:00Z"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38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939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4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choice;</w:t>
        </w:r>
      </w:ins>
    </w:p>
    <w:p w14:paraId="7EF8EFD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4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42" w:author="Hitech" w:date="2025-06-20T21:40:00Z">
            <w:rPr>
              <w:ins w:id="294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4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4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choice =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46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4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.ReadLine();</w:t>
        </w:r>
      </w:ins>
    </w:p>
    <w:p w14:paraId="2F1539A9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294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49" w:author="kab-35-17" w:date="2025-06-21T05:55:00Z">
            <w:rPr>
              <w:ins w:id="295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5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5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53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metodist.LoadData();</w:t>
        </w:r>
      </w:ins>
    </w:p>
    <w:p w14:paraId="5C51D14C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295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55" w:author="kab-35-17" w:date="2025-06-21T05:55:00Z">
            <w:rPr>
              <w:ins w:id="295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57" w:author="Hitech" w:date="2025-06-20T21:40:00Z"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58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8C0342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59" w:author="kab-35-17" w:date="2025-06-21T05:55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60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.WriteLine();</w:t>
        </w:r>
      </w:ins>
    </w:p>
    <w:p w14:paraId="49D746B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6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62" w:author="Hitech" w:date="2025-06-20T21:40:00Z">
            <w:rPr>
              <w:ins w:id="296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6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6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96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switch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6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(choice)</w:t>
        </w:r>
      </w:ins>
    </w:p>
    <w:p w14:paraId="62BFFE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6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69" w:author="Hitech" w:date="2025-06-20T21:40:00Z">
            <w:rPr>
              <w:ins w:id="297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7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7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{</w:t>
        </w:r>
      </w:ins>
    </w:p>
    <w:p w14:paraId="7A9AB8F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7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74" w:author="Hitech" w:date="2025-06-20T21:40:00Z">
            <w:rPr>
              <w:ins w:id="297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7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7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97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7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80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8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1CB6044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8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83" w:author="Hitech" w:date="2025-06-20T21:40:00Z">
            <w:rPr>
              <w:ins w:id="298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8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8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metodist.AddSpecialty();</w:t>
        </w:r>
      </w:ins>
    </w:p>
    <w:p w14:paraId="0DCF65C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8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88" w:author="Hitech" w:date="2025-06-20T21:40:00Z">
            <w:rPr>
              <w:ins w:id="298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9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9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9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9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68801D1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9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95" w:author="Hitech" w:date="2025-06-20T21:40:00Z">
            <w:rPr>
              <w:ins w:id="299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9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9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9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0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5E801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0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02" w:author="Hitech" w:date="2025-06-20T21:40:00Z">
            <w:rPr>
              <w:ins w:id="300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0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0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0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0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00921E0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0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09" w:author="Hitech" w:date="2025-06-20T21:40:00Z">
            <w:rPr>
              <w:ins w:id="301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1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1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1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1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01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"2"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1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0097BF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1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18" w:author="Hitech" w:date="2025-06-20T21:40:00Z">
            <w:rPr>
              <w:ins w:id="301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2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2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metodist.PrintSpecialties();</w:t>
        </w:r>
      </w:ins>
    </w:p>
    <w:p w14:paraId="58A9B8F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2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23" w:author="Hitech" w:date="2025-06-20T21:40:00Z">
            <w:rPr>
              <w:ins w:id="302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2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2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27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2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0229BBF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2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30" w:author="Hitech" w:date="2025-06-20T21:40:00Z">
            <w:rPr>
              <w:ins w:id="303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3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3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3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3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61D21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3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37" w:author="Hitech" w:date="2025-06-20T21:40:00Z">
            <w:rPr>
              <w:ins w:id="303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3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4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4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4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6A23BC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4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44" w:author="Hitech" w:date="2025-06-20T21:40:00Z">
            <w:rPr>
              <w:ins w:id="304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4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4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4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4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050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"3"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5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48DCF04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5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53" w:author="Hitech" w:date="2025-06-20T21:40:00Z">
            <w:rPr>
              <w:ins w:id="305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5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5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lastRenderedPageBreak/>
          <w:t xml:space="preserve">                    metodist.GetLabHoursBySpecialty();</w:t>
        </w:r>
      </w:ins>
    </w:p>
    <w:p w14:paraId="5EFBA91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5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58" w:author="Hitech" w:date="2025-06-20T21:40:00Z">
            <w:rPr>
              <w:ins w:id="305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6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6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6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6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7792BF8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6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65" w:author="Hitech" w:date="2025-06-20T21:40:00Z">
            <w:rPr>
              <w:ins w:id="306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6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6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6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7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53C9A42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7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72" w:author="Hitech" w:date="2025-06-20T21:40:00Z">
            <w:rPr>
              <w:ins w:id="307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7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7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7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7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9AA985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7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79" w:author="Hitech" w:date="2025-06-20T21:40:00Z">
            <w:rPr>
              <w:ins w:id="308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8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8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8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8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08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"4"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8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20A2782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8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88" w:author="Hitech" w:date="2025-06-20T21:40:00Z">
            <w:rPr>
              <w:ins w:id="308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9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9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metodist.DeleteSpecialty();</w:t>
        </w:r>
      </w:ins>
    </w:p>
    <w:p w14:paraId="13E92FE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9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93" w:author="Hitech" w:date="2025-06-20T21:40:00Z">
            <w:rPr>
              <w:ins w:id="309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9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9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97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9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73DEF3A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9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00" w:author="Hitech" w:date="2025-06-20T21:40:00Z">
            <w:rPr>
              <w:ins w:id="310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0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0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0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0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4B352B0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0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07" w:author="Hitech" w:date="2025-06-20T21:40:00Z">
            <w:rPr>
              <w:ins w:id="310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0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1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1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1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1BF6B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1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14" w:author="Hitech" w:date="2025-06-20T21:40:00Z">
            <w:rPr>
              <w:ins w:id="311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1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1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1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1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120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"5"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2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379778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2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23" w:author="Hitech" w:date="2025-06-20T21:40:00Z">
            <w:rPr>
              <w:ins w:id="312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2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2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metodist.AddDepartment();</w:t>
        </w:r>
      </w:ins>
    </w:p>
    <w:p w14:paraId="48EE2FB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2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28" w:author="Hitech" w:date="2025-06-20T21:40:00Z">
            <w:rPr>
              <w:ins w:id="312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3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3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3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3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74A90C8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3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35" w:author="Hitech" w:date="2025-06-20T21:40:00Z">
            <w:rPr>
              <w:ins w:id="313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3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3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3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4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452150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4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42" w:author="Hitech" w:date="2025-06-20T21:40:00Z">
            <w:rPr>
              <w:ins w:id="314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4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4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4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4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2BFD3E6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4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49" w:author="Hitech" w:date="2025-06-20T21:40:00Z">
            <w:rPr>
              <w:ins w:id="315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5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5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5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5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15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"6"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5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2D4FCA3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5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58" w:author="Hitech" w:date="2025-06-20T21:40:00Z">
            <w:rPr>
              <w:ins w:id="315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6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6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metodist.PrintDepartments();</w:t>
        </w:r>
      </w:ins>
    </w:p>
    <w:p w14:paraId="690E515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6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63" w:author="Hitech" w:date="2025-06-20T21:40:00Z">
            <w:rPr>
              <w:ins w:id="316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6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6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67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6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65524B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6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70" w:author="Hitech" w:date="2025-06-20T21:40:00Z">
            <w:rPr>
              <w:ins w:id="317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7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7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7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7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2114DA4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7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77" w:author="Hitech" w:date="2025-06-20T21:40:00Z">
            <w:rPr>
              <w:ins w:id="317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7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8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8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8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807B3D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8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84" w:author="Hitech" w:date="2025-06-20T21:40:00Z">
            <w:rPr>
              <w:ins w:id="318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8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8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8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8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190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"7"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9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1A8BCA6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9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93" w:author="Hitech" w:date="2025-06-20T21:40:00Z">
            <w:rPr>
              <w:ins w:id="319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9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9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metodist.SemNagr();</w:t>
        </w:r>
      </w:ins>
    </w:p>
    <w:p w14:paraId="7FDF9B5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9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98" w:author="Hitech" w:date="2025-06-20T21:40:00Z">
            <w:rPr>
              <w:ins w:id="319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0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0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0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0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405749F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0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05" w:author="Hitech" w:date="2025-06-20T21:40:00Z">
            <w:rPr>
              <w:ins w:id="320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0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0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0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1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6FBDA88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1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12" w:author="Hitech" w:date="2025-06-20T21:40:00Z">
            <w:rPr>
              <w:ins w:id="321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1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1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1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1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9F813E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1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19" w:author="Hitech" w:date="2025-06-20T21:40:00Z">
            <w:rPr>
              <w:ins w:id="322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2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2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2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2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22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"8"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2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1D21116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2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28" w:author="Hitech" w:date="2025-06-20T21:40:00Z">
            <w:rPr>
              <w:ins w:id="322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3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3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metodist.AddDiscipline();</w:t>
        </w:r>
      </w:ins>
    </w:p>
    <w:p w14:paraId="18A4D5D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3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33" w:author="Hitech" w:date="2025-06-20T21:40:00Z">
            <w:rPr>
              <w:ins w:id="323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3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3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37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3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06AC488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3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40" w:author="Hitech" w:date="2025-06-20T21:40:00Z">
            <w:rPr>
              <w:ins w:id="324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4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4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4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4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A6788C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4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47" w:author="Hitech" w:date="2025-06-20T21:40:00Z">
            <w:rPr>
              <w:ins w:id="324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4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5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5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5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0F758C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5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54" w:author="Hitech" w:date="2025-06-20T21:40:00Z">
            <w:rPr>
              <w:ins w:id="325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5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5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5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5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260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"9"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6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7C15378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6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63" w:author="Hitech" w:date="2025-06-20T21:40:00Z">
            <w:rPr>
              <w:ins w:id="326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6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6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metodist.PrintDisciplines();</w:t>
        </w:r>
      </w:ins>
    </w:p>
    <w:p w14:paraId="5501596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6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68" w:author="Hitech" w:date="2025-06-20T21:40:00Z">
            <w:rPr>
              <w:ins w:id="326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7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7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7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7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2FD02A1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7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75" w:author="Hitech" w:date="2025-06-20T21:40:00Z">
            <w:rPr>
              <w:ins w:id="327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7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7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7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8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5FEAEA5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8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82" w:author="Hitech" w:date="2025-06-20T21:40:00Z">
            <w:rPr>
              <w:ins w:id="328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8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8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8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8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22C60A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8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89" w:author="Hitech" w:date="2025-06-20T21:40:00Z">
            <w:rPr>
              <w:ins w:id="329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9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9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9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9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29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"10"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9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0B857D4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9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98" w:author="Hitech" w:date="2025-06-20T21:40:00Z">
            <w:rPr>
              <w:ins w:id="329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0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0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metodist.PokazatChasyPoDiscipline();</w:t>
        </w:r>
      </w:ins>
    </w:p>
    <w:p w14:paraId="1B22E72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0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03" w:author="Hitech" w:date="2025-06-20T21:40:00Z">
            <w:rPr>
              <w:ins w:id="330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0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0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307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0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25099F87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330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10" w:author="kab-35-17" w:date="2025-06-21T05:55:00Z">
            <w:rPr>
              <w:ins w:id="331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1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1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8C0342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314" w:author="kab-35-17" w:date="2025-06-21T05:55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15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7D39BCE8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331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17" w:author="kab-35-17" w:date="2025-06-21T05:55:00Z">
            <w:rPr>
              <w:ins w:id="331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19" w:author="Hitech" w:date="2025-06-20T21:40:00Z"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20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8C0342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21" w:author="kab-35-17" w:date="2025-06-21T05:55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22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2B10F955" w14:textId="77777777" w:rsidR="00B310DD" w:rsidRPr="008C0342" w:rsidRDefault="00B310DD" w:rsidP="00B310DD">
      <w:pPr>
        <w:autoSpaceDE w:val="0"/>
        <w:autoSpaceDN w:val="0"/>
        <w:adjustRightInd w:val="0"/>
        <w:spacing w:after="0" w:line="240" w:lineRule="auto"/>
        <w:rPr>
          <w:ins w:id="332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24" w:author="kab-35-17" w:date="2025-06-21T05:55:00Z">
            <w:rPr>
              <w:ins w:id="332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26" w:author="Hitech" w:date="2025-06-20T21:40:00Z"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27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8C0342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28" w:author="kab-35-17" w:date="2025-06-21T05:55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29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8C0342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330" w:author="kab-35-17" w:date="2025-06-21T05:55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"11"</w:t>
        </w:r>
        <w:r w:rsidRPr="008C0342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31" w:author="kab-35-17" w:date="2025-06-21T05:55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4539FED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3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33" w:author="Hitech" w:date="2025-06-20T21:40:00Z">
            <w:rPr>
              <w:ins w:id="333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3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3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metodist.GetDisciplinesByDepartment();</w:t>
        </w:r>
      </w:ins>
    </w:p>
    <w:p w14:paraId="5CF1F9C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3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38" w:author="Hitech" w:date="2025-06-20T21:40:00Z">
            <w:rPr>
              <w:ins w:id="333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4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4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34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4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4A07732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4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45" w:author="Hitech" w:date="2025-06-20T21:40:00Z">
            <w:rPr>
              <w:ins w:id="334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4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4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34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5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AD9535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5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52" w:author="Hitech" w:date="2025-06-20T21:40:00Z">
            <w:rPr>
              <w:ins w:id="335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5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5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5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5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E5E347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5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59" w:author="Hitech" w:date="2025-06-20T21:40:00Z">
            <w:rPr>
              <w:ins w:id="336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6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6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6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6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36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"12"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6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1F0EFA7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6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68" w:author="Hitech" w:date="2025-06-20T21:40:00Z">
            <w:rPr>
              <w:ins w:id="336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7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7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metodist.GetMinMaxDisciplineHours();</w:t>
        </w:r>
      </w:ins>
    </w:p>
    <w:p w14:paraId="1CAA92A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7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73" w:author="Hitech" w:date="2025-06-20T21:40:00Z">
            <w:rPr>
              <w:ins w:id="337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7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7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377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7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56C8BCB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7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80" w:author="Hitech" w:date="2025-06-20T21:40:00Z">
            <w:rPr>
              <w:ins w:id="338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8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8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38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8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6DFCFD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8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87" w:author="Hitech" w:date="2025-06-20T21:40:00Z">
            <w:rPr>
              <w:ins w:id="338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8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9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9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9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DA5EBC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9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94" w:author="Hitech" w:date="2025-06-20T21:40:00Z">
            <w:rPr>
              <w:ins w:id="339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9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9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9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9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400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"13"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0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0151F46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0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03" w:author="Hitech" w:date="2025-06-20T21:40:00Z">
            <w:rPr>
              <w:ins w:id="340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0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0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metodist.GetTotalExamsAndTestsByDepartment();</w:t>
        </w:r>
      </w:ins>
    </w:p>
    <w:p w14:paraId="4019CA1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0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08" w:author="Hitech" w:date="2025-06-20T21:40:00Z">
            <w:rPr>
              <w:ins w:id="340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1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1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41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1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386BAB4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1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15" w:author="Hitech" w:date="2025-06-20T21:40:00Z">
            <w:rPr>
              <w:ins w:id="341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1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1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41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2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5979C7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2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22" w:author="Hitech" w:date="2025-06-20T21:40:00Z">
            <w:rPr>
              <w:ins w:id="342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2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2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42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2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4594B0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2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29" w:author="Hitech" w:date="2025-06-20T21:40:00Z">
            <w:rPr>
              <w:ins w:id="343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3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3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43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3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43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"14"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3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209F48C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3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38" w:author="Hitech" w:date="2025-06-20T21:40:00Z">
            <w:rPr>
              <w:ins w:id="343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4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4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exit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442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true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4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9B86F1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4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45" w:author="Hitech" w:date="2025-06-20T21:40:00Z">
            <w:rPr>
              <w:ins w:id="344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4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4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metodist.SaveData();</w:t>
        </w:r>
      </w:ins>
    </w:p>
    <w:p w14:paraId="538A629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4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50" w:author="Hitech" w:date="2025-06-20T21:40:00Z">
            <w:rPr>
              <w:ins w:id="345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5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5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454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5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EF49B7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5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57" w:author="Hitech" w:date="2025-06-20T21:40:00Z">
            <w:rPr>
              <w:ins w:id="345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5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6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46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6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463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"0"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6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08FCD39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6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66" w:author="Hitech" w:date="2025-06-20T21:40:00Z">
            <w:rPr>
              <w:ins w:id="346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6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6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470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7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664DF38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7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473" w:author="Hitech" w:date="2025-06-20T21:40:00Z">
            <w:rPr>
              <w:ins w:id="347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47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7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477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default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7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: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47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8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481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Неверный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48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выбор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483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."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8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);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485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8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784CB00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8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48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48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}</w:t>
        </w:r>
      </w:ins>
    </w:p>
    <w:p w14:paraId="1C6C9EFC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9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491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}</w:t>
        </w:r>
      </w:ins>
    </w:p>
    <w:p w14:paraId="0E1BF72D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9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493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.ReadLine();</w:t>
        </w:r>
      </w:ins>
    </w:p>
    <w:p w14:paraId="61E633B7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49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495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}</w:t>
        </w:r>
      </w:ins>
    </w:p>
    <w:p w14:paraId="6742728F" w14:textId="575AE06D" w:rsidR="00914B71" w:rsidRPr="00914B71" w:rsidDel="00B310DD" w:rsidRDefault="00B310DD" w:rsidP="00B310DD">
      <w:pPr>
        <w:autoSpaceDE w:val="0"/>
        <w:autoSpaceDN w:val="0"/>
        <w:adjustRightInd w:val="0"/>
        <w:spacing w:after="0" w:line="240" w:lineRule="auto"/>
        <w:rPr>
          <w:del w:id="3496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ins w:id="3497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}</w:t>
        </w:r>
      </w:ins>
      <w:del w:id="3498" w:author="Hitech" w:date="2025-06-20T21:38:00Z">
        <w:r w:rsidR="00914B71"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class</w:delText>
        </w:r>
        <w:r w:rsidR="00914B71"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="00914B71" w:rsidRPr="00914B71" w:rsidDel="00B310DD">
          <w:rPr>
            <w:rFonts w:ascii="Consolas" w:hAnsi="Consolas" w:cs="Consolas"/>
            <w:color w:val="2B91AF"/>
            <w:sz w:val="19"/>
            <w:szCs w:val="19"/>
            <w:lang w:val="en-US"/>
          </w:rPr>
          <w:delText>Employee</w:delText>
        </w:r>
      </w:del>
    </w:p>
    <w:p w14:paraId="7B31C138" w14:textId="3BB71DD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9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0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3ECE896A" w14:textId="508BC941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0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02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&lt;summary&gt;</w:delText>
        </w:r>
      </w:del>
    </w:p>
    <w:p w14:paraId="147A7BF4" w14:textId="115F1C1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0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04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Свойства</w:delText>
        </w:r>
      </w:del>
    </w:p>
    <w:p w14:paraId="39F20E51" w14:textId="378B9A00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0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06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&lt;/summary&gt;</w:delText>
        </w:r>
      </w:del>
    </w:p>
    <w:p w14:paraId="161C08A1" w14:textId="65D5D7B3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0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0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Key {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set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;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get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; }</w:delText>
        </w:r>
      </w:del>
    </w:p>
    <w:p w14:paraId="4C83BBBD" w14:textId="7294E71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0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10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FIO {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set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;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get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; }</w:delText>
        </w:r>
      </w:del>
    </w:p>
    <w:p w14:paraId="74C624CA" w14:textId="55E76955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1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12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&gt; floors =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&gt;(7);</w:delText>
        </w:r>
      </w:del>
    </w:p>
    <w:p w14:paraId="707E3F22" w14:textId="0E4F806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1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14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&gt; days =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&gt;(7);</w:delText>
        </w:r>
      </w:del>
    </w:p>
    <w:p w14:paraId="3648EEF8" w14:textId="00195623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1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16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&lt;summary&gt;</w:delText>
        </w:r>
      </w:del>
    </w:p>
    <w:p w14:paraId="27045E10" w14:textId="305A134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1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18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Конструктор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класса</w:delText>
        </w:r>
      </w:del>
    </w:p>
    <w:p w14:paraId="6D99479A" w14:textId="191EFA4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1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20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&lt;/summary&gt;</w:delText>
        </w:r>
      </w:del>
    </w:p>
    <w:p w14:paraId="2C5CDD33" w14:textId="1B99861C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2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22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&lt;param name="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key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"&gt;&lt;/param&gt;</w:delText>
        </w:r>
      </w:del>
    </w:p>
    <w:p w14:paraId="019EC9EB" w14:textId="15DB5605" w:rsidR="00095F3A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2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24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&lt;param name="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fio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"&gt;&lt;/param&gt;</w:delText>
        </w:r>
      </w:del>
    </w:p>
    <w:p w14:paraId="43B4EE6C" w14:textId="025A1642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2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26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&lt;param name="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floors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"&gt;&lt;/param&gt;</w:delText>
        </w:r>
      </w:del>
    </w:p>
    <w:p w14:paraId="0F2B8BF7" w14:textId="4FE378F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2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28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&lt;param name="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days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"&gt;&lt;/param&gt;</w:delText>
        </w:r>
      </w:del>
    </w:p>
    <w:p w14:paraId="14A542CC" w14:textId="67B66779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2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30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Employee(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key,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fio,List&lt;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&gt;floors,List&lt;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&gt;days)</w:delText>
        </w:r>
      </w:del>
    </w:p>
    <w:p w14:paraId="23004B33" w14:textId="5BAC746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3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3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5D51BB1E" w14:textId="01FB9A3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3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34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Key = key;</w:delText>
        </w:r>
      </w:del>
    </w:p>
    <w:p w14:paraId="238454B4" w14:textId="2C59272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3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3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FIO = fio;</w:delText>
        </w:r>
      </w:del>
    </w:p>
    <w:p w14:paraId="26B238F6" w14:textId="6B498367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3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3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this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.floors = floors;</w:delText>
        </w:r>
      </w:del>
    </w:p>
    <w:p w14:paraId="1E3FF85B" w14:textId="76798E56" w:rsidR="00095F3A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3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40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this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.days = days;</w:delText>
        </w:r>
      </w:del>
    </w:p>
    <w:p w14:paraId="17277D5F" w14:textId="305679F8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4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4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610175D5" w14:textId="2E08E25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4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44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&lt;summary&gt;</w:delText>
        </w:r>
      </w:del>
    </w:p>
    <w:p w14:paraId="101261CB" w14:textId="3EC4906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4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46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Метод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добавления</w:delText>
        </w:r>
      </w:del>
    </w:p>
    <w:p w14:paraId="2C3E746D" w14:textId="427022F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4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48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&lt;/summary&gt;</w:delText>
        </w:r>
      </w:del>
    </w:p>
    <w:p w14:paraId="73053E9B" w14:textId="4B2E8A1A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4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50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&lt;returns&gt;&lt;/returns&gt;</w:delText>
        </w:r>
      </w:del>
    </w:p>
    <w:p w14:paraId="2B3FA550" w14:textId="57F148D8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5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52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static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Employee AddEmployee()</w:delText>
        </w:r>
      </w:del>
    </w:p>
    <w:p w14:paraId="43B5C235" w14:textId="5E847A62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5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54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2EE8446C" w14:textId="3B4D5FC1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5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5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Console.Write(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"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Введите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ключ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:"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);</w:delText>
        </w:r>
      </w:del>
    </w:p>
    <w:p w14:paraId="1F959C8F" w14:textId="3A0EC660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5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5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key = Convert.ToInt32(Console.ReadLine());</w:delText>
        </w:r>
      </w:del>
    </w:p>
    <w:p w14:paraId="49A3CBB4" w14:textId="339ABBD3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5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6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Console.Write(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"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Введите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ФИО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:"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);</w:delText>
        </w:r>
      </w:del>
    </w:p>
    <w:p w14:paraId="2BCA833F" w14:textId="5897D5F9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6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62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fio = Console.ReadLine();</w:delText>
        </w:r>
      </w:del>
    </w:p>
    <w:p w14:paraId="1319CCF9" w14:textId="6F323BAC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6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64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&gt; floors =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&gt;(7);</w:delText>
        </w:r>
      </w:del>
    </w:p>
    <w:p w14:paraId="5FD93210" w14:textId="2280EC87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6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66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for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(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i=0;i&lt;floors.Capacity;i++)</w:delText>
        </w:r>
      </w:del>
    </w:p>
    <w:p w14:paraId="2A628633" w14:textId="46FECDE2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6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68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20C32C12" w14:textId="37DA090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6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7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Console.Write(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"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Введите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этаж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:"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);</w:delText>
        </w:r>
      </w:del>
    </w:p>
    <w:p w14:paraId="7A7E6456" w14:textId="7F6E9002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7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7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floors.Add(Convert.ToInt32(Console.ReadLine()));</w:delText>
        </w:r>
      </w:del>
    </w:p>
    <w:p w14:paraId="5DDC211D" w14:textId="0546F567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7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74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if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(floors[i]&gt;3)</w:delText>
        </w:r>
      </w:del>
    </w:p>
    <w:p w14:paraId="60EF48B3" w14:textId="0E4128C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7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7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56C4DBD5" w14:textId="514DB800" w:rsidR="00914B71" w:rsidRPr="001F3524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77" w:author="Hitech" w:date="2025-06-20T21:38:00Z"/>
          <w:rFonts w:ascii="Consolas" w:hAnsi="Consolas" w:cs="Consolas"/>
          <w:color w:val="000000"/>
          <w:sz w:val="19"/>
          <w:szCs w:val="19"/>
        </w:rPr>
      </w:pPr>
      <w:del w:id="3578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Console</w:delText>
        </w:r>
        <w:r w:rsidRPr="001F3524" w:rsidDel="00B310DD">
          <w:rPr>
            <w:rFonts w:ascii="Consolas" w:hAnsi="Consolas" w:cs="Consolas"/>
            <w:color w:val="000000"/>
            <w:sz w:val="19"/>
            <w:szCs w:val="19"/>
          </w:rPr>
          <w:delText>.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Write</w:delText>
        </w:r>
        <w:r w:rsidRPr="001F3524" w:rsidDel="00B310DD">
          <w:rPr>
            <w:rFonts w:ascii="Consolas" w:hAnsi="Consolas" w:cs="Consolas"/>
            <w:color w:val="000000"/>
            <w:sz w:val="19"/>
            <w:szCs w:val="19"/>
          </w:rPr>
          <w:delText>(</w:delText>
        </w:r>
        <w:r w:rsidRPr="001F3524" w:rsidDel="00B310DD">
          <w:rPr>
            <w:rFonts w:ascii="Consolas" w:hAnsi="Consolas" w:cs="Consolas"/>
            <w:color w:val="A31515"/>
            <w:sz w:val="19"/>
            <w:szCs w:val="19"/>
          </w:rPr>
          <w:delText>"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Попробуйте</w:delText>
        </w:r>
        <w:r w:rsidRPr="001F3524" w:rsidDel="00B310DD">
          <w:rPr>
            <w:rFonts w:ascii="Consolas" w:hAnsi="Consolas" w:cs="Consolas"/>
            <w:color w:val="A31515"/>
            <w:sz w:val="19"/>
            <w:szCs w:val="19"/>
          </w:rPr>
          <w:delText xml:space="preserve"> 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еще</w:delText>
        </w:r>
        <w:r w:rsidRPr="001F3524" w:rsidDel="00B310DD">
          <w:rPr>
            <w:rFonts w:ascii="Consolas" w:hAnsi="Consolas" w:cs="Consolas"/>
            <w:color w:val="A31515"/>
            <w:sz w:val="19"/>
            <w:szCs w:val="19"/>
          </w:rPr>
          <w:delText xml:space="preserve"> 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раз</w:delText>
        </w:r>
        <w:r w:rsidRPr="001F3524" w:rsidDel="00B310DD">
          <w:rPr>
            <w:rFonts w:ascii="Consolas" w:hAnsi="Consolas" w:cs="Consolas"/>
            <w:color w:val="A31515"/>
            <w:sz w:val="19"/>
            <w:szCs w:val="19"/>
          </w:rPr>
          <w:delText>,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ошибка</w:delText>
        </w:r>
        <w:r w:rsidRPr="001F3524" w:rsidDel="00B310DD">
          <w:rPr>
            <w:rFonts w:ascii="Consolas" w:hAnsi="Consolas" w:cs="Consolas"/>
            <w:color w:val="A31515"/>
            <w:sz w:val="19"/>
            <w:szCs w:val="19"/>
          </w:rPr>
          <w:delText>:"</w:delText>
        </w:r>
        <w:r w:rsidRPr="001F3524" w:rsidDel="00B310DD">
          <w:rPr>
            <w:rFonts w:ascii="Consolas" w:hAnsi="Consolas" w:cs="Consolas"/>
            <w:color w:val="000000"/>
            <w:sz w:val="19"/>
            <w:szCs w:val="19"/>
          </w:rPr>
          <w:delText>);</w:delText>
        </w:r>
      </w:del>
    </w:p>
    <w:p w14:paraId="59326E4B" w14:textId="2D98A7A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7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8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loors[i] = Convert.ToInt32(Console.ReadLine());</w:delText>
        </w:r>
      </w:del>
    </w:p>
    <w:p w14:paraId="7EBE0D02" w14:textId="5464685D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8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8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5C05F6CB" w14:textId="2B04A88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8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84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6BD9A754" w14:textId="799E095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8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8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&gt; days =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&gt;(7);</w:delText>
        </w:r>
      </w:del>
    </w:p>
    <w:p w14:paraId="17F53CB3" w14:textId="3BDA2C2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8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8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for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(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i=0;i&lt;days.Capacity;i++)</w:delText>
        </w:r>
      </w:del>
    </w:p>
    <w:p w14:paraId="36266A2E" w14:textId="3BDC2A82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89" w:author="Hitech" w:date="2025-06-20T21:38:00Z"/>
          <w:rFonts w:ascii="Consolas" w:hAnsi="Consolas" w:cs="Consolas"/>
          <w:color w:val="000000"/>
          <w:sz w:val="19"/>
          <w:szCs w:val="19"/>
        </w:rPr>
      </w:pPr>
      <w:del w:id="3590" w:author="Hitech" w:date="2025-06-20T21:38:00Z">
        <w:r w:rsidDel="00B310DD">
          <w:rPr>
            <w:rFonts w:ascii="Consolas" w:hAnsi="Consolas" w:cs="Consolas"/>
            <w:color w:val="000000"/>
            <w:sz w:val="19"/>
            <w:szCs w:val="19"/>
          </w:rPr>
          <w:delText>{</w:delText>
        </w:r>
      </w:del>
    </w:p>
    <w:p w14:paraId="7AC447AA" w14:textId="4A1CB7BE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91" w:author="Hitech" w:date="2025-06-20T21:38:00Z"/>
          <w:rFonts w:ascii="Consolas" w:hAnsi="Consolas" w:cs="Consolas"/>
          <w:color w:val="000000"/>
          <w:sz w:val="19"/>
          <w:szCs w:val="19"/>
        </w:rPr>
      </w:pPr>
      <w:del w:id="3592" w:author="Hitech" w:date="2025-06-20T21:38:00Z">
        <w:r w:rsidDel="00B310DD">
          <w:rPr>
            <w:rFonts w:ascii="Consolas" w:hAnsi="Consolas" w:cs="Consolas"/>
            <w:color w:val="000000"/>
            <w:sz w:val="19"/>
            <w:szCs w:val="19"/>
          </w:rPr>
          <w:delText>Console.Write(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"Введите день недели:"</w:delText>
        </w:r>
        <w:r w:rsidDel="00B310DD">
          <w:rPr>
            <w:rFonts w:ascii="Consolas" w:hAnsi="Consolas" w:cs="Consolas"/>
            <w:color w:val="000000"/>
            <w:sz w:val="19"/>
            <w:szCs w:val="19"/>
          </w:rPr>
          <w:delText>);</w:delText>
        </w:r>
      </w:del>
    </w:p>
    <w:p w14:paraId="56FE469C" w14:textId="4AC1D80D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9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94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days.Add(Console.ReadLine());</w:delText>
        </w:r>
      </w:del>
    </w:p>
    <w:p w14:paraId="73E7A044" w14:textId="098A575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9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9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17FC497E" w14:textId="657F61F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9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9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return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Employee(key,fio,floors,days);</w:delText>
        </w:r>
      </w:del>
    </w:p>
    <w:p w14:paraId="449C12C2" w14:textId="62DDA7B4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99" w:author="Hitech" w:date="2025-06-20T21:38:00Z"/>
          <w:rFonts w:ascii="Consolas" w:hAnsi="Consolas" w:cs="Consolas"/>
          <w:color w:val="000000"/>
          <w:sz w:val="19"/>
          <w:szCs w:val="19"/>
        </w:rPr>
      </w:pPr>
      <w:del w:id="3600" w:author="Hitech" w:date="2025-06-20T21:38:00Z">
        <w:r w:rsidDel="00B310DD">
          <w:rPr>
            <w:rFonts w:ascii="Consolas" w:hAnsi="Consolas" w:cs="Consolas"/>
            <w:color w:val="000000"/>
            <w:sz w:val="19"/>
            <w:szCs w:val="19"/>
          </w:rPr>
          <w:delText>}</w:delText>
        </w:r>
      </w:del>
    </w:p>
    <w:p w14:paraId="328867DB" w14:textId="4E6F0D39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01" w:author="Hitech" w:date="2025-06-20T21:38:00Z"/>
          <w:rFonts w:ascii="Consolas" w:hAnsi="Consolas" w:cs="Consolas"/>
          <w:color w:val="000000"/>
          <w:sz w:val="19"/>
          <w:szCs w:val="19"/>
        </w:rPr>
      </w:pPr>
      <w:del w:id="3602" w:author="Hitech" w:date="2025-06-20T21:38:00Z">
        <w:r w:rsidDel="00B310DD">
          <w:rPr>
            <w:rFonts w:ascii="Consolas" w:hAnsi="Consolas" w:cs="Consolas"/>
            <w:color w:val="808080"/>
            <w:sz w:val="19"/>
            <w:szCs w:val="19"/>
          </w:rPr>
          <w:delText>///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 xml:space="preserve"> </w:delText>
        </w:r>
        <w:r w:rsidDel="00B310DD">
          <w:rPr>
            <w:rFonts w:ascii="Consolas" w:hAnsi="Consolas" w:cs="Consolas"/>
            <w:color w:val="808080"/>
            <w:sz w:val="19"/>
            <w:szCs w:val="19"/>
          </w:rPr>
          <w:delText>&lt;summary&gt;</w:delText>
        </w:r>
      </w:del>
    </w:p>
    <w:p w14:paraId="36050C0F" w14:textId="2E7CE644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03" w:author="Hitech" w:date="2025-06-20T21:38:00Z"/>
          <w:rFonts w:ascii="Consolas" w:hAnsi="Consolas" w:cs="Consolas"/>
          <w:color w:val="000000"/>
          <w:sz w:val="19"/>
          <w:szCs w:val="19"/>
        </w:rPr>
      </w:pPr>
      <w:del w:id="3604" w:author="Hitech" w:date="2025-06-20T21:38:00Z">
        <w:r w:rsidDel="00B310DD">
          <w:rPr>
            <w:rFonts w:ascii="Consolas" w:hAnsi="Consolas" w:cs="Consolas"/>
            <w:color w:val="808080"/>
            <w:sz w:val="19"/>
            <w:szCs w:val="19"/>
          </w:rPr>
          <w:delText>///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 xml:space="preserve"> Метод записи в файл</w:delText>
        </w:r>
      </w:del>
    </w:p>
    <w:p w14:paraId="7AAC6A92" w14:textId="6E992D14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05" w:author="Hitech" w:date="2025-06-20T21:38:00Z"/>
          <w:rFonts w:ascii="Consolas" w:hAnsi="Consolas" w:cs="Consolas"/>
          <w:color w:val="000000"/>
          <w:sz w:val="19"/>
          <w:szCs w:val="19"/>
        </w:rPr>
      </w:pPr>
      <w:del w:id="3606" w:author="Hitech" w:date="2025-06-20T21:38:00Z">
        <w:r w:rsidDel="00B310DD">
          <w:rPr>
            <w:rFonts w:ascii="Consolas" w:hAnsi="Consolas" w:cs="Consolas"/>
            <w:color w:val="808080"/>
            <w:sz w:val="19"/>
            <w:szCs w:val="19"/>
          </w:rPr>
          <w:delText>///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 xml:space="preserve"> </w:delText>
        </w:r>
        <w:r w:rsidDel="00B310DD">
          <w:rPr>
            <w:rFonts w:ascii="Consolas" w:hAnsi="Consolas" w:cs="Consolas"/>
            <w:color w:val="808080"/>
            <w:sz w:val="19"/>
            <w:szCs w:val="19"/>
          </w:rPr>
          <w:delText>&lt;/summary&gt;</w:delText>
        </w:r>
      </w:del>
    </w:p>
    <w:p w14:paraId="43815C0C" w14:textId="3C89FF20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0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0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void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SaveEmployees()</w:delText>
        </w:r>
      </w:del>
    </w:p>
    <w:p w14:paraId="54B51FAF" w14:textId="150D4F6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0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1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438D68EC" w14:textId="467EB698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1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12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using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(StreamWriter writer=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StreamWriter(</w:delText>
        </w:r>
        <w:r w:rsidRPr="00914B71" w:rsidDel="00B310DD">
          <w:rPr>
            <w:rFonts w:ascii="Consolas" w:hAnsi="Consolas" w:cs="Consolas"/>
            <w:color w:val="800000"/>
            <w:sz w:val="19"/>
            <w:szCs w:val="19"/>
            <w:lang w:val="en-US"/>
          </w:rPr>
          <w:delText>@"C:\Users\andre\OneDrive\</w:delText>
        </w:r>
        <w:r w:rsidDel="00B310DD">
          <w:rPr>
            <w:rFonts w:ascii="Consolas" w:hAnsi="Consolas" w:cs="Consolas"/>
            <w:color w:val="800000"/>
            <w:sz w:val="19"/>
            <w:szCs w:val="19"/>
          </w:rPr>
          <w:delText>Рабочий</w:delText>
        </w:r>
        <w:r w:rsidRPr="00914B71" w:rsidDel="00B310DD">
          <w:rPr>
            <w:rFonts w:ascii="Consolas" w:hAnsi="Consolas" w:cs="Consolas"/>
            <w:color w:val="800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800000"/>
            <w:sz w:val="19"/>
            <w:szCs w:val="19"/>
          </w:rPr>
          <w:delText>стол</w:delText>
        </w:r>
        <w:r w:rsidRPr="00914B71" w:rsidDel="00B310DD">
          <w:rPr>
            <w:rFonts w:ascii="Consolas" w:hAnsi="Consolas" w:cs="Consolas"/>
            <w:color w:val="800000"/>
            <w:sz w:val="19"/>
            <w:szCs w:val="19"/>
            <w:lang w:val="en-US"/>
          </w:rPr>
          <w:delText>\</w:delText>
        </w:r>
        <w:r w:rsidDel="00B310DD">
          <w:rPr>
            <w:rFonts w:ascii="Consolas" w:hAnsi="Consolas" w:cs="Consolas"/>
            <w:color w:val="800000"/>
            <w:sz w:val="19"/>
            <w:szCs w:val="19"/>
          </w:rPr>
          <w:delText>Курсач</w:delText>
        </w:r>
        <w:r w:rsidRPr="00914B71" w:rsidDel="00B310DD">
          <w:rPr>
            <w:rFonts w:ascii="Consolas" w:hAnsi="Consolas" w:cs="Consolas"/>
            <w:color w:val="800000"/>
            <w:sz w:val="19"/>
            <w:szCs w:val="19"/>
            <w:lang w:val="en-US"/>
          </w:rPr>
          <w:delText>\</w:delText>
        </w:r>
        <w:r w:rsidDel="00B310DD">
          <w:rPr>
            <w:rFonts w:ascii="Consolas" w:hAnsi="Consolas" w:cs="Consolas"/>
            <w:color w:val="800000"/>
            <w:sz w:val="19"/>
            <w:szCs w:val="19"/>
          </w:rPr>
          <w:delText>Служащие</w:delText>
        </w:r>
        <w:r w:rsidRPr="00914B71" w:rsidDel="00B310DD">
          <w:rPr>
            <w:rFonts w:ascii="Consolas" w:hAnsi="Consolas" w:cs="Consolas"/>
            <w:color w:val="800000"/>
            <w:sz w:val="19"/>
            <w:szCs w:val="19"/>
            <w:lang w:val="en-US"/>
          </w:rPr>
          <w:delText>.txt"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,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true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))</w:delText>
        </w:r>
      </w:del>
    </w:p>
    <w:p w14:paraId="22FEF23D" w14:textId="062FBBFD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1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14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299FD319" w14:textId="465A8D4C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1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1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writer.WriteLine(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$"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{Key}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{FIO}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{floors[0]}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{floors[1]}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{floors[2]}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+</w:delText>
        </w:r>
      </w:del>
    </w:p>
    <w:p w14:paraId="73721DC0" w14:textId="4A5DF588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1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18" w:author="Hitech" w:date="2025-06-20T21:38:00Z"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$"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{floors[3]}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{floors[4]}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{floors[5]}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+</w:delText>
        </w:r>
      </w:del>
    </w:p>
    <w:p w14:paraId="7BEC4D60" w14:textId="4C8426F1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1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20" w:author="Hitech" w:date="2025-06-20T21:38:00Z"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$"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{floors[6]}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{days[0]}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{days[1]}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+</w:delText>
        </w:r>
      </w:del>
    </w:p>
    <w:p w14:paraId="33615B2E" w14:textId="1AC13C03" w:rsidR="00095F3A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2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22" w:author="Hitech" w:date="2025-06-20T21:38:00Z"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$"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{days[2]}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{days[3]}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{days[4]}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{days[5]}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{days[6]}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);</w:delText>
        </w:r>
      </w:del>
    </w:p>
    <w:p w14:paraId="38F3BE91" w14:textId="022800CE" w:rsidR="00095F3A" w:rsidDel="00B310DD" w:rsidRDefault="00095F3A" w:rsidP="00B310DD">
      <w:pPr>
        <w:autoSpaceDE w:val="0"/>
        <w:autoSpaceDN w:val="0"/>
        <w:adjustRightInd w:val="0"/>
        <w:spacing w:after="0" w:line="240" w:lineRule="auto"/>
        <w:rPr>
          <w:del w:id="362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24" w:author="Hitech" w:date="2025-06-20T21:38:00Z">
        <w:r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79E285C2" w14:textId="53B39DC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2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2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02324F74" w14:textId="5C5EA5E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2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28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&lt;summary&gt;</w:delText>
        </w:r>
      </w:del>
    </w:p>
    <w:p w14:paraId="5F1EBEE0" w14:textId="4FC7F87B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2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30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Метод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чтения</w:delText>
        </w:r>
      </w:del>
    </w:p>
    <w:p w14:paraId="398D77E3" w14:textId="26A6F11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3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32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&lt;/summary&gt;</w:delText>
        </w:r>
      </w:del>
    </w:p>
    <w:p w14:paraId="033D0826" w14:textId="2B489E8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3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34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&lt;param name="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line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"&gt;&lt;/param&gt;</w:delText>
        </w:r>
      </w:del>
    </w:p>
    <w:p w14:paraId="576E549F" w14:textId="52F114AB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3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36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&lt;returns&gt;&lt;/returns&gt;</w:delText>
        </w:r>
      </w:del>
    </w:p>
    <w:p w14:paraId="3EB14828" w14:textId="3F60CB1D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3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3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static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Employee ReaderEmployee(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line)</w:delText>
        </w:r>
      </w:del>
    </w:p>
    <w:p w14:paraId="322A02B2" w14:textId="7F5CE30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3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64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10B62A2D" w14:textId="75EA500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4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4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[] parts = line.Split(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';'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377CCD13" w14:textId="640073A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4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4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&gt; floors_txt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&gt;();</w:delText>
        </w:r>
      </w:del>
    </w:p>
    <w:p w14:paraId="49D42BBE" w14:textId="2AD5450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4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4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i=2;i&lt;=8;i++)</w:delText>
        </w:r>
      </w:del>
    </w:p>
    <w:p w14:paraId="6B9EE9B1" w14:textId="52C520C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4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4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4A782B0E" w14:textId="35545BD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4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5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floors_txt.Add(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.Parse(parts[i]));</w:delText>
        </w:r>
      </w:del>
    </w:p>
    <w:p w14:paraId="7F188662" w14:textId="005522C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5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5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6AE856AF" w14:textId="78566A8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5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5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&gt; days_txt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&gt;();</w:delText>
        </w:r>
      </w:del>
    </w:p>
    <w:p w14:paraId="6E5265CB" w14:textId="080656A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5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5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i=9;i&lt;=15;i++)</w:delText>
        </w:r>
      </w:del>
    </w:p>
    <w:p w14:paraId="6A17FE13" w14:textId="7636D04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5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5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357B1D4F" w14:textId="2FE139E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5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6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days_txt.Add(parts[i]);</w:delText>
        </w:r>
      </w:del>
    </w:p>
    <w:p w14:paraId="4F202395" w14:textId="6E77A53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6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6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1F01FAB3" w14:textId="4846C88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6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6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Employee(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.Parse(parts[0]),parts[1],floors_txt,days_txt);</w:delText>
        </w:r>
      </w:del>
    </w:p>
    <w:p w14:paraId="29FB6A43" w14:textId="428156C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65" w:author="Hitech" w:date="2025-06-20T21:38:00Z"/>
          <w:rFonts w:ascii="Consolas" w:hAnsi="Consolas" w:cs="Consolas"/>
          <w:color w:val="000000"/>
          <w:sz w:val="18"/>
          <w:szCs w:val="18"/>
        </w:rPr>
      </w:pPr>
      <w:del w:id="366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2D285FE3" w14:textId="3879B15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67" w:author="Hitech" w:date="2025-06-20T21:38:00Z"/>
          <w:rFonts w:ascii="Consolas" w:hAnsi="Consolas" w:cs="Consolas"/>
          <w:color w:val="000000"/>
          <w:sz w:val="18"/>
          <w:szCs w:val="18"/>
        </w:rPr>
      </w:pPr>
      <w:del w:id="366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00F34F40" w14:textId="5F1D96D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69" w:author="Hitech" w:date="2025-06-20T21:38:00Z"/>
          <w:rFonts w:ascii="Consolas" w:hAnsi="Consolas" w:cs="Consolas"/>
          <w:color w:val="000000"/>
          <w:sz w:val="18"/>
          <w:szCs w:val="18"/>
        </w:rPr>
      </w:pPr>
      <w:del w:id="367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Метод вывода информации</w:delText>
        </w:r>
      </w:del>
    </w:p>
    <w:p w14:paraId="1133FE2E" w14:textId="2B1C86E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71" w:author="Hitech" w:date="2025-06-20T21:38:00Z"/>
          <w:rFonts w:ascii="Consolas" w:hAnsi="Consolas" w:cs="Consolas"/>
          <w:color w:val="000000"/>
          <w:sz w:val="18"/>
          <w:szCs w:val="18"/>
        </w:rPr>
      </w:pPr>
      <w:del w:id="367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&lt;/summary&gt;</w:delText>
        </w:r>
      </w:del>
    </w:p>
    <w:p w14:paraId="12AAD978" w14:textId="658DADE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7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7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PrintEmployee()</w:delText>
        </w:r>
      </w:del>
    </w:p>
    <w:p w14:paraId="3F659CC2" w14:textId="07556F8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7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7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383B9D99" w14:textId="195E12C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7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7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Ключ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{Key}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ФИО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{FIO}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6219D3F1" w14:textId="7B294BD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7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8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foreach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(var elem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floors)</w:delText>
        </w:r>
      </w:del>
    </w:p>
    <w:p w14:paraId="13E4AAD5" w14:textId="7A4E7B7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8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8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467A5E88" w14:textId="7C88D08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8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8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Этаж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{elem}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5F89673D" w14:textId="27B5909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8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8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354A7537" w14:textId="7BA0812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8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8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foreach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(var elem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days)</w:delText>
        </w:r>
      </w:del>
    </w:p>
    <w:p w14:paraId="047F8198" w14:textId="5786D52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8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9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2A9B6A0E" w14:textId="7B2AB3A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9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9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День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недели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{elem}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274059A7" w14:textId="303A3D4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9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9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6ABC28D8" w14:textId="454D5DC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9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9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4F77C3C1" w14:textId="2DE283A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9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9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Cleaning(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day,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floor)</w:delText>
        </w:r>
      </w:del>
    </w:p>
    <w:p w14:paraId="409DA26C" w14:textId="65E2774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9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0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7A6CE4DE" w14:textId="02F752F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0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0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bool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cleaner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false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</w:delText>
        </w:r>
      </w:del>
    </w:p>
    <w:p w14:paraId="3E951E79" w14:textId="12F3ACA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0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0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i=0;i&lt;days.Count;i++)</w:delText>
        </w:r>
      </w:del>
    </w:p>
    <w:p w14:paraId="79BECB50" w14:textId="29329E6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0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0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278AC795" w14:textId="6C52C7B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0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0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(days[i]==day&amp;&amp;floors[i]==floor)</w:delText>
        </w:r>
      </w:del>
    </w:p>
    <w:p w14:paraId="12175B00" w14:textId="3EC4CBB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0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1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{</w:delText>
        </w:r>
      </w:del>
    </w:p>
    <w:p w14:paraId="250AC77F" w14:textId="1EC703D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1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1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PrintEmployee();</w:delText>
        </w:r>
      </w:del>
    </w:p>
    <w:p w14:paraId="29942B54" w14:textId="2A8EED7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1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1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cleaner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true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</w:delText>
        </w:r>
      </w:del>
    </w:p>
    <w:p w14:paraId="344F0757" w14:textId="4839FCC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1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1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}</w:delText>
        </w:r>
      </w:del>
    </w:p>
    <w:p w14:paraId="56D95591" w14:textId="73A3176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1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1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6AB48805" w14:textId="7E87FE9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1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2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(cleaner==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false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</w:delText>
        </w:r>
      </w:del>
    </w:p>
    <w:p w14:paraId="2AD31AAF" w14:textId="65631C2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21" w:author="Hitech" w:date="2025-06-20T21:38:00Z"/>
          <w:rFonts w:ascii="Consolas" w:hAnsi="Consolas" w:cs="Consolas"/>
          <w:color w:val="000000"/>
          <w:sz w:val="18"/>
          <w:szCs w:val="18"/>
        </w:rPr>
      </w:pPr>
      <w:del w:id="372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</w:delText>
        </w:r>
      </w:del>
    </w:p>
    <w:p w14:paraId="7FB37081" w14:textId="57A1EA7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23" w:author="Hitech" w:date="2025-06-20T21:38:00Z"/>
          <w:rFonts w:ascii="Consolas" w:hAnsi="Consolas" w:cs="Consolas"/>
          <w:color w:val="000000"/>
          <w:sz w:val="18"/>
          <w:szCs w:val="18"/>
        </w:rPr>
      </w:pPr>
      <w:del w:id="372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"Работник не найден"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21F00944" w14:textId="6E2952B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2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2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}</w:delText>
        </w:r>
      </w:del>
    </w:p>
    <w:p w14:paraId="10A027AF" w14:textId="4256BC6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2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2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6B1F1DF8" w14:textId="0A9E086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2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3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Delete(List&lt;Employee&gt;employees)</w:delText>
        </w:r>
      </w:del>
    </w:p>
    <w:p w14:paraId="23CD922E" w14:textId="2E164E0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31" w:author="Hitech" w:date="2025-06-20T21:38:00Z"/>
          <w:rFonts w:ascii="Consolas" w:hAnsi="Consolas" w:cs="Consolas"/>
          <w:color w:val="000000"/>
          <w:sz w:val="18"/>
          <w:szCs w:val="18"/>
        </w:rPr>
      </w:pPr>
      <w:del w:id="373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</w:delText>
        </w:r>
      </w:del>
    </w:p>
    <w:p w14:paraId="206DB585" w14:textId="1D80207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33" w:author="Hitech" w:date="2025-06-20T21:38:00Z"/>
          <w:rFonts w:ascii="Consolas" w:hAnsi="Consolas" w:cs="Consolas"/>
          <w:color w:val="000000"/>
          <w:sz w:val="18"/>
          <w:szCs w:val="18"/>
        </w:rPr>
      </w:pPr>
      <w:del w:id="373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"Введите номер служащего,которого необходимо удалить:"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2BD97BBF" w14:textId="01D4E50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3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3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delete = Convert.ToInt32(Console.ReadLine());</w:delText>
        </w:r>
      </w:del>
    </w:p>
    <w:p w14:paraId="516D0C5A" w14:textId="5F61D47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3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3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employees = employees.Where(x=&gt;x.Key!=delete).ToList();</w:delText>
        </w:r>
      </w:del>
    </w:p>
    <w:p w14:paraId="5F7FBADA" w14:textId="5E313AF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3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4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[] lines = File.ReadAllLines(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@"C:\Users\andre\OneDrive\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стол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Служащие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.txt"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42301516" w14:textId="314E011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4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4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(delete-1&gt;=0&amp;&amp;delete-1&lt;lines.Length)</w:delText>
        </w:r>
      </w:del>
    </w:p>
    <w:p w14:paraId="49A5C94E" w14:textId="188C8B0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4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4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782886C8" w14:textId="12A49D3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4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4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lines = lines.Where((line, index) =&gt; index != delete - 1).ToArray();</w:delText>
        </w:r>
      </w:del>
    </w:p>
    <w:p w14:paraId="45C79181" w14:textId="434A84D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47" w:author="Hitech" w:date="2025-06-20T21:38:00Z"/>
          <w:rFonts w:ascii="Consolas" w:hAnsi="Consolas" w:cs="Consolas"/>
          <w:color w:val="000000"/>
          <w:sz w:val="18"/>
          <w:szCs w:val="18"/>
        </w:rPr>
      </w:pPr>
      <w:del w:id="374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1425DC9B" w14:textId="3703447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49" w:author="Hitech" w:date="2025-06-20T21:38:00Z"/>
          <w:rFonts w:ascii="Consolas" w:hAnsi="Consolas" w:cs="Consolas"/>
          <w:color w:val="000000"/>
          <w:sz w:val="18"/>
          <w:szCs w:val="18"/>
        </w:rPr>
      </w:pPr>
      <w:del w:id="375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File.WriteAllLines(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@"C:\Users\andre\OneDrive\Рабочий стол\Курсач\Служащие.txt"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, lines);</w:delText>
        </w:r>
      </w:del>
    </w:p>
    <w:p w14:paraId="0B8CD884" w14:textId="08E5BE81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5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5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}</w:delText>
        </w:r>
      </w:del>
    </w:p>
    <w:p w14:paraId="355AE7E4" w14:textId="70CA08DE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5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54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}</w:delText>
        </w:r>
      </w:del>
    </w:p>
    <w:p w14:paraId="7B7EE88C" w14:textId="29D804A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5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56" w:author="Hitech" w:date="2025-06-20T21:38:00Z"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class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2B91AF"/>
            <w:sz w:val="18"/>
            <w:szCs w:val="18"/>
            <w:lang w:val="en-US"/>
          </w:rPr>
          <w:delText>Client</w:delText>
        </w:r>
      </w:del>
    </w:p>
    <w:p w14:paraId="4EAC3114" w14:textId="5F385B9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5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5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{</w:delText>
        </w:r>
      </w:del>
    </w:p>
    <w:p w14:paraId="3EE3AD99" w14:textId="270ACEE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5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6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Key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3F879E8C" w14:textId="66BABE4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6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6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FIO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50DA4423" w14:textId="4497524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6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6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Number_pasport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6074E667" w14:textId="60EA44D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6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6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Where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7FB7E8A3" w14:textId="68171E1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6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6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4D64B2A5" w14:textId="2F6A323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6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7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Place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2B26407B" w14:textId="790DBA4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7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7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Kol_vo_days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75846EAB" w14:textId="47C8EAA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7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7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DateTime Date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74969AF7" w14:textId="1DD9B5D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7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7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&lt;summary&gt;</w:delText>
        </w:r>
      </w:del>
    </w:p>
    <w:p w14:paraId="50C3F7E1" w14:textId="73C53CF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7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7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Конструктор</w:delText>
        </w:r>
      </w:del>
    </w:p>
    <w:p w14:paraId="09096036" w14:textId="60022F2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7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8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47BCB98E" w14:textId="23EE4AC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8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8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key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2E27506F" w14:textId="1143C2D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8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8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fio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35456F9E" w14:textId="7C292AE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8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8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number_pasport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43D7CA34" w14:textId="24585EA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8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8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where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48750382" w14:textId="7AF65E8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8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9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number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4C146B2B" w14:textId="4E551F7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9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9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place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46601B66" w14:textId="5DFA48F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9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9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kol_vo_days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7007FC88" w14:textId="09BC966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9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9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key,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fio,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number_pasport,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where,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place,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kol_vo_days,DateTime date)</w:delText>
        </w:r>
      </w:del>
    </w:p>
    <w:p w14:paraId="7D6FDD7F" w14:textId="22E39B8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9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9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47914726" w14:textId="10D2724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9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0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Key = key;</w:delText>
        </w:r>
      </w:del>
    </w:p>
    <w:p w14:paraId="2B6359F1" w14:textId="03303E5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0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0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FIO = fio;</w:delText>
        </w:r>
      </w:del>
    </w:p>
    <w:p w14:paraId="1D7E43ED" w14:textId="6CD3E60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0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0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Number_pasport = number_pasport;</w:delText>
        </w:r>
      </w:del>
    </w:p>
    <w:p w14:paraId="1000989E" w14:textId="182C2EE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0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0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Where = where;</w:delText>
        </w:r>
      </w:del>
    </w:p>
    <w:p w14:paraId="01EB9DC0" w14:textId="7211143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0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0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Number = number;</w:delText>
        </w:r>
      </w:del>
    </w:p>
    <w:p w14:paraId="470F72A4" w14:textId="14422F5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0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1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Place = place;</w:delText>
        </w:r>
      </w:del>
    </w:p>
    <w:p w14:paraId="36ADD7A5" w14:textId="4A1F0C0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1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1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Kol_vo_days = kol_vo_days;</w:delText>
        </w:r>
      </w:del>
    </w:p>
    <w:p w14:paraId="4636AC28" w14:textId="241D1FD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1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1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Date = date;</w:delText>
        </w:r>
      </w:del>
    </w:p>
    <w:p w14:paraId="3A7764DB" w14:textId="0C5B56E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1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1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1164F5BC" w14:textId="2721563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1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</w:p>
    <w:p w14:paraId="6933EE68" w14:textId="0F9877E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1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1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&lt;summary&gt;</w:delText>
        </w:r>
      </w:del>
    </w:p>
    <w:p w14:paraId="084E0611" w14:textId="6BC7B94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2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2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Добавление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объекта</w:delText>
        </w:r>
      </w:del>
    </w:p>
    <w:p w14:paraId="344B7E70" w14:textId="593DFA0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2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2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4F3E545F" w14:textId="4EA44EE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2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2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&lt;returns&gt;&lt;/returns&gt;</w:delText>
        </w:r>
      </w:del>
    </w:p>
    <w:p w14:paraId="25379781" w14:textId="5B33003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2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2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 AddClient()</w:delText>
        </w:r>
      </w:del>
    </w:p>
    <w:p w14:paraId="60BC0548" w14:textId="4E9B76A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2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2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282377B2" w14:textId="5264D9F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3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3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Введите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ключ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73B3A7A6" w14:textId="3171B15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3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3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key = Convert.ToInt32(Console.ReadLine());</w:delText>
        </w:r>
      </w:del>
    </w:p>
    <w:p w14:paraId="4E339027" w14:textId="042ADF5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3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3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Введите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ФИО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2B2E03F5" w14:textId="20F87E3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3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3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fio = Console.ReadLine();</w:delText>
        </w:r>
      </w:del>
    </w:p>
    <w:p w14:paraId="1F5A950A" w14:textId="65790F6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38" w:author="Hitech" w:date="2025-06-20T21:38:00Z"/>
          <w:rFonts w:ascii="Consolas" w:hAnsi="Consolas" w:cs="Consolas"/>
          <w:color w:val="000000"/>
          <w:sz w:val="18"/>
          <w:szCs w:val="18"/>
        </w:rPr>
      </w:pPr>
      <w:del w:id="383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"Введите номер паспорта:"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71145B99" w14:textId="2EE2FAB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4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4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number_pasport = Convert.ToInt32(Console.ReadLine());</w:delText>
        </w:r>
      </w:del>
    </w:p>
    <w:p w14:paraId="350AFAEA" w14:textId="7E6F75C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4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4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Откуда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прибыл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0148A014" w14:textId="0C732B3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4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4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where = Console.ReadLine();</w:delText>
        </w:r>
      </w:del>
    </w:p>
    <w:p w14:paraId="5A31D42A" w14:textId="148C29B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46" w:author="Hitech" w:date="2025-06-20T21:38:00Z"/>
          <w:rFonts w:ascii="Consolas" w:hAnsi="Consolas" w:cs="Consolas"/>
          <w:color w:val="000000"/>
          <w:sz w:val="18"/>
          <w:szCs w:val="18"/>
        </w:rPr>
      </w:pPr>
      <w:del w:id="384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"Номер в который заселился:"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44A5323D" w14:textId="74DBC5E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4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4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 = Convert.ToInt32(Console.ReadLine());</w:delText>
        </w:r>
      </w:del>
    </w:p>
    <w:p w14:paraId="10853172" w14:textId="61C3ACF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5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5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Место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номера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60C68960" w14:textId="4B18EBA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5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5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place = Console.ReadLine();</w:delText>
        </w:r>
      </w:del>
    </w:p>
    <w:p w14:paraId="3B911319" w14:textId="1A05CCB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54" w:author="Hitech" w:date="2025-06-20T21:38:00Z"/>
          <w:rFonts w:ascii="Consolas" w:hAnsi="Consolas" w:cs="Consolas"/>
          <w:color w:val="000000"/>
          <w:sz w:val="18"/>
          <w:szCs w:val="18"/>
        </w:rPr>
      </w:pPr>
      <w:del w:id="385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"Количество дней проживания:"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47967D26" w14:textId="432B21C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5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5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kol_vo_days = Convert.ToInt32(Console.ReadLine());</w:delText>
        </w:r>
      </w:del>
    </w:p>
    <w:p w14:paraId="734BF730" w14:textId="43D98EA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58" w:author="Hitech" w:date="2025-06-20T21:38:00Z"/>
          <w:rFonts w:ascii="Consolas" w:hAnsi="Consolas" w:cs="Consolas"/>
          <w:color w:val="000000"/>
          <w:sz w:val="18"/>
          <w:szCs w:val="18"/>
        </w:rPr>
      </w:pPr>
      <w:del w:id="385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"Введите дату приезда:"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4456EB37" w14:textId="7EF9D96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6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6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DateTime date = DateTime.Parse(Console.ReadLine());</w:delText>
        </w:r>
      </w:del>
    </w:p>
    <w:p w14:paraId="558A83B5" w14:textId="76C922D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6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6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Client(key,fio,number_pasport,where,number,place,kol_vo_days,date);</w:delText>
        </w:r>
      </w:del>
    </w:p>
    <w:p w14:paraId="3DEB91B8" w14:textId="7204147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64" w:author="Hitech" w:date="2025-06-20T21:38:00Z"/>
          <w:rFonts w:ascii="Consolas" w:hAnsi="Consolas" w:cs="Consolas"/>
          <w:color w:val="000000"/>
          <w:sz w:val="18"/>
          <w:szCs w:val="18"/>
        </w:rPr>
      </w:pPr>
      <w:del w:id="386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114206F4" w14:textId="5EFBB5F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66" w:author="Hitech" w:date="2025-06-20T21:38:00Z"/>
          <w:rFonts w:ascii="Consolas" w:hAnsi="Consolas" w:cs="Consolas"/>
          <w:color w:val="000000"/>
          <w:sz w:val="18"/>
          <w:szCs w:val="18"/>
        </w:rPr>
      </w:pPr>
      <w:del w:id="386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2D118094" w14:textId="3C92EE8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68" w:author="Hitech" w:date="2025-06-20T21:38:00Z"/>
          <w:rFonts w:ascii="Consolas" w:hAnsi="Consolas" w:cs="Consolas"/>
          <w:color w:val="000000"/>
          <w:sz w:val="18"/>
          <w:szCs w:val="18"/>
        </w:rPr>
      </w:pPr>
      <w:del w:id="386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Запись в файл Клиенты.txt</w:delText>
        </w:r>
      </w:del>
    </w:p>
    <w:p w14:paraId="137E819D" w14:textId="7EEDC2E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7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7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773F2153" w14:textId="5FB200C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7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7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SaveClients()</w:delText>
        </w:r>
      </w:del>
    </w:p>
    <w:p w14:paraId="4BEE5D52" w14:textId="4AD4A6D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7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7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127EE97C" w14:textId="0E25858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7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7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using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(StreamWriter writer=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StreamWriter(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@"C:\Users\andre\OneDrive\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стол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Клиенты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.txt"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true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))</w:delText>
        </w:r>
      </w:del>
    </w:p>
    <w:p w14:paraId="29CFF398" w14:textId="507FC96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7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7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29C0D4E1" w14:textId="682C1E9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8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8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writer.WriteLine(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{Key}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{FIO}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{Number_pasport}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{Where}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{Number}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{Place}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{Kol_vo_days}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{Date.ToString(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"yyyy-MM-dd"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65B37A3A" w14:textId="0A831F7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82" w:author="Hitech" w:date="2025-06-20T21:38:00Z"/>
          <w:rFonts w:ascii="Consolas" w:hAnsi="Consolas" w:cs="Consolas"/>
          <w:color w:val="000000"/>
          <w:sz w:val="18"/>
          <w:szCs w:val="18"/>
        </w:rPr>
      </w:pPr>
      <w:del w:id="388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3164EFA5" w14:textId="635A696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84" w:author="Hitech" w:date="2025-06-20T21:38:00Z"/>
          <w:rFonts w:ascii="Consolas" w:hAnsi="Consolas" w:cs="Consolas"/>
          <w:color w:val="000000"/>
          <w:sz w:val="18"/>
          <w:szCs w:val="18"/>
        </w:rPr>
      </w:pPr>
      <w:del w:id="388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}</w:delText>
        </w:r>
      </w:del>
    </w:p>
    <w:p w14:paraId="084A47FD" w14:textId="63F2925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86" w:author="Hitech" w:date="2025-06-20T21:38:00Z"/>
          <w:rFonts w:ascii="Consolas" w:hAnsi="Consolas" w:cs="Consolas"/>
          <w:color w:val="000000"/>
          <w:sz w:val="18"/>
          <w:szCs w:val="18"/>
        </w:rPr>
      </w:pPr>
      <w:del w:id="388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24B86D7C" w14:textId="3B8D7F0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88" w:author="Hitech" w:date="2025-06-20T21:38:00Z"/>
          <w:rFonts w:ascii="Consolas" w:hAnsi="Consolas" w:cs="Consolas"/>
          <w:color w:val="000000"/>
          <w:sz w:val="18"/>
          <w:szCs w:val="18"/>
        </w:rPr>
      </w:pPr>
      <w:del w:id="388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Считывание с файла Клиенты.txt и запись результатов считывания в коллекцию</w:delText>
        </w:r>
      </w:del>
    </w:p>
    <w:p w14:paraId="524CE6D7" w14:textId="0E86B9C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9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9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6B40BA2B" w14:textId="107AA11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9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9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line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2D32EB53" w14:textId="76CE1E4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9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9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&lt;returns&gt;&lt;/returns&gt;</w:delText>
        </w:r>
      </w:del>
    </w:p>
    <w:p w14:paraId="157A919E" w14:textId="0197CAD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9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9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 ReaderClient(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line)</w:delText>
        </w:r>
      </w:del>
    </w:p>
    <w:p w14:paraId="1A31124C" w14:textId="374E508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9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9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6797B46A" w14:textId="7A14790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0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0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[] parts = line.Split(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';'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41F1394C" w14:textId="791E519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0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0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.Parse(parts[0]),parts[1],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.Parse(parts[2]),parts[3],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.Parse(parts[4]),parts[5],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.Parse(parts[6]),DateTime.Parse(parts[7]));</w:delText>
        </w:r>
      </w:del>
    </w:p>
    <w:p w14:paraId="5E2FFCF0" w14:textId="35E3E40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04" w:author="Hitech" w:date="2025-06-20T21:38:00Z"/>
          <w:rFonts w:ascii="Consolas" w:hAnsi="Consolas" w:cs="Consolas"/>
          <w:color w:val="000000"/>
          <w:sz w:val="18"/>
          <w:szCs w:val="18"/>
        </w:rPr>
      </w:pPr>
      <w:del w:id="390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72076557" w14:textId="007A6F8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06" w:author="Hitech" w:date="2025-06-20T21:38:00Z"/>
          <w:rFonts w:ascii="Consolas" w:hAnsi="Consolas" w:cs="Consolas"/>
          <w:color w:val="000000"/>
          <w:sz w:val="18"/>
          <w:szCs w:val="18"/>
        </w:rPr>
      </w:pPr>
      <w:del w:id="390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20C7B8DD" w14:textId="0FEE659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08" w:author="Hitech" w:date="2025-06-20T21:38:00Z"/>
          <w:rFonts w:ascii="Consolas" w:hAnsi="Consolas" w:cs="Consolas"/>
          <w:color w:val="000000"/>
          <w:sz w:val="18"/>
          <w:szCs w:val="18"/>
        </w:rPr>
      </w:pPr>
      <w:del w:id="390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Вывод информации в консоль</w:delText>
        </w:r>
      </w:del>
    </w:p>
    <w:p w14:paraId="290BAC4F" w14:textId="4FDFE79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10" w:author="Hitech" w:date="2025-06-20T21:38:00Z"/>
          <w:rFonts w:ascii="Consolas" w:hAnsi="Consolas" w:cs="Consolas"/>
          <w:color w:val="000000"/>
          <w:sz w:val="18"/>
          <w:szCs w:val="18"/>
        </w:rPr>
      </w:pPr>
      <w:del w:id="391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&lt;/summary&gt;</w:delText>
        </w:r>
      </w:del>
    </w:p>
    <w:p w14:paraId="3FDE2B1D" w14:textId="093AC74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12" w:author="Hitech" w:date="2025-06-20T21:38:00Z"/>
          <w:rFonts w:ascii="Consolas" w:hAnsi="Consolas" w:cs="Consolas"/>
          <w:color w:val="000000"/>
          <w:sz w:val="18"/>
          <w:szCs w:val="18"/>
        </w:rPr>
      </w:pPr>
      <w:del w:id="391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PrintClient()</w:delText>
        </w:r>
      </w:del>
    </w:p>
    <w:p w14:paraId="4928DE43" w14:textId="2EFCBB2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14" w:author="Hitech" w:date="2025-06-20T21:38:00Z"/>
          <w:rFonts w:ascii="Consolas" w:hAnsi="Consolas" w:cs="Consolas"/>
          <w:color w:val="000000"/>
          <w:sz w:val="18"/>
          <w:szCs w:val="18"/>
        </w:rPr>
      </w:pPr>
      <w:del w:id="391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{</w:delText>
        </w:r>
      </w:del>
    </w:p>
    <w:p w14:paraId="3FE38B4E" w14:textId="0AC780F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16" w:author="Hitech" w:date="2025-06-20T21:38:00Z"/>
          <w:rFonts w:ascii="Consolas" w:hAnsi="Consolas" w:cs="Consolas"/>
          <w:color w:val="000000"/>
          <w:sz w:val="18"/>
          <w:szCs w:val="18"/>
        </w:rPr>
      </w:pPr>
      <w:del w:id="391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$"Ключ: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{Key}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,ФИО: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{FIO}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,Номер паспорта: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{Number_pasport}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,Откуда: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{Where}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1763F672" w14:textId="16754A4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18" w:author="Hitech" w:date="2025-06-20T21:38:00Z"/>
          <w:rFonts w:ascii="Consolas" w:hAnsi="Consolas" w:cs="Consolas"/>
          <w:color w:val="000000"/>
          <w:sz w:val="18"/>
          <w:szCs w:val="18"/>
        </w:rPr>
      </w:pPr>
      <w:del w:id="391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$"Номер: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{Number}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,Место: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{Place}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,Кол-во дней: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{Kol_vo_days}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,Дата приезда: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{Date.ToString(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"yyyy-MM-dd"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70F23559" w14:textId="684F0FC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2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2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}</w:delText>
        </w:r>
      </w:del>
    </w:p>
    <w:p w14:paraId="16F5918B" w14:textId="24A056E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2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2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City(List&lt;Client&gt;clients)</w:delText>
        </w:r>
      </w:del>
    </w:p>
    <w:p w14:paraId="65DD3EDC" w14:textId="4C9CE86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24" w:author="Hitech" w:date="2025-06-20T21:38:00Z"/>
          <w:rFonts w:ascii="Consolas" w:hAnsi="Consolas" w:cs="Consolas"/>
          <w:color w:val="000000"/>
          <w:sz w:val="18"/>
          <w:szCs w:val="18"/>
        </w:rPr>
      </w:pPr>
      <w:del w:id="392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</w:delText>
        </w:r>
      </w:del>
    </w:p>
    <w:p w14:paraId="73C1750E" w14:textId="1966483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26" w:author="Hitech" w:date="2025-06-20T21:38:00Z"/>
          <w:rFonts w:ascii="Consolas" w:hAnsi="Consolas" w:cs="Consolas"/>
          <w:color w:val="000000"/>
          <w:sz w:val="18"/>
          <w:szCs w:val="18"/>
        </w:rPr>
      </w:pPr>
      <w:del w:id="392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"Введите название города:"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5FB492F2" w14:textId="6D58B44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2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2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cities = Console.ReadLine();</w:delText>
        </w:r>
      </w:del>
    </w:p>
    <w:p w14:paraId="2D76274E" w14:textId="6AABD64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3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3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bool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citi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false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</w:delText>
        </w:r>
      </w:del>
    </w:p>
    <w:p w14:paraId="28CEA990" w14:textId="1D3E25C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3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3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foreach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(var elem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clients)</w:delText>
        </w:r>
      </w:del>
    </w:p>
    <w:p w14:paraId="1B4BC511" w14:textId="743AF4B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3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3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44D3E927" w14:textId="35E0BAD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3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3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(elem.Where==cities)</w:delText>
        </w:r>
      </w:del>
    </w:p>
    <w:p w14:paraId="10A45E0E" w14:textId="096D797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3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3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{</w:delText>
        </w:r>
      </w:del>
    </w:p>
    <w:p w14:paraId="0CB8ED3F" w14:textId="47DA9C0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4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4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elem.PrintClient();</w:delText>
        </w:r>
      </w:del>
    </w:p>
    <w:p w14:paraId="2D72392B" w14:textId="79DA2EE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4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4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citi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true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</w:delText>
        </w:r>
      </w:del>
    </w:p>
    <w:p w14:paraId="1207F1B4" w14:textId="1E60E315" w:rsidR="00914B71" w:rsidRPr="001F3524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44" w:author="Hitech" w:date="2025-06-20T21:38:00Z"/>
          <w:rFonts w:ascii="Consolas" w:hAnsi="Consolas" w:cs="Consolas"/>
          <w:color w:val="000000"/>
          <w:sz w:val="18"/>
          <w:szCs w:val="18"/>
        </w:rPr>
      </w:pPr>
      <w:del w:id="394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55D03A04" w14:textId="05F46D1B" w:rsidR="00914B71" w:rsidRPr="001F3524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46" w:author="Hitech" w:date="2025-06-20T21:38:00Z"/>
          <w:rFonts w:ascii="Consolas" w:hAnsi="Consolas" w:cs="Consolas"/>
          <w:color w:val="000000"/>
          <w:sz w:val="18"/>
          <w:szCs w:val="18"/>
        </w:rPr>
      </w:pPr>
      <w:del w:id="3947" w:author="Hitech" w:date="2025-06-20T21:38:00Z"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}</w:delText>
        </w:r>
      </w:del>
    </w:p>
    <w:p w14:paraId="304E8B10" w14:textId="431A513D" w:rsidR="00914B71" w:rsidRPr="001F3524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48" w:author="Hitech" w:date="2025-06-20T21:38:00Z"/>
          <w:rFonts w:ascii="Consolas" w:hAnsi="Consolas" w:cs="Consolas"/>
          <w:color w:val="000000"/>
          <w:sz w:val="18"/>
          <w:szCs w:val="18"/>
        </w:rPr>
      </w:pPr>
      <w:del w:id="3949" w:author="Hitech" w:date="2025-06-20T21:38:00Z"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>(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citi</w:delText>
        </w:r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>==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false</w:delText>
        </w:r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>)</w:delText>
        </w:r>
      </w:del>
    </w:p>
    <w:p w14:paraId="5039B5F6" w14:textId="43CFBE2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50" w:author="Hitech" w:date="2025-06-20T21:38:00Z"/>
          <w:rFonts w:ascii="Consolas" w:hAnsi="Consolas" w:cs="Consolas"/>
          <w:color w:val="000000"/>
          <w:sz w:val="18"/>
          <w:szCs w:val="18"/>
        </w:rPr>
      </w:pPr>
      <w:del w:id="3951" w:author="Hitech" w:date="2025-06-20T21:38:00Z"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</w:delText>
        </w:r>
      </w:del>
    </w:p>
    <w:p w14:paraId="51066D57" w14:textId="0B2BF77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52" w:author="Hitech" w:date="2025-06-20T21:38:00Z"/>
          <w:rFonts w:ascii="Consolas" w:hAnsi="Consolas" w:cs="Consolas"/>
          <w:color w:val="000000"/>
          <w:sz w:val="18"/>
          <w:szCs w:val="18"/>
        </w:rPr>
      </w:pPr>
      <w:del w:id="395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"Клиенты из указанного города не найдены"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7E9D8DAD" w14:textId="0617D15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5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5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}</w:delText>
        </w:r>
      </w:del>
    </w:p>
    <w:p w14:paraId="7D511556" w14:textId="5AC68C6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5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5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2AAC8F3C" w14:textId="3D4562F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5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5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Single()</w:delText>
        </w:r>
      </w:del>
    </w:p>
    <w:p w14:paraId="38FFC88A" w14:textId="29F2435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6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6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47BD2482" w14:textId="47990EE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6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6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(Place==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Одноместный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</w:delText>
        </w:r>
      </w:del>
    </w:p>
    <w:p w14:paraId="3E2E68EB" w14:textId="3BA63220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6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6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</w:delText>
        </w:r>
      </w:del>
    </w:p>
    <w:p w14:paraId="157BC31C" w14:textId="71DDBCA8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6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67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PrintClient();</w:delText>
        </w:r>
      </w:del>
    </w:p>
    <w:p w14:paraId="47F8C471" w14:textId="629B5A5C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6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69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2D94F087" w14:textId="30DC7DE7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7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71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45DC3DD7" w14:textId="15D6D047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7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73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}</w:delText>
        </w:r>
      </w:del>
    </w:p>
    <w:p w14:paraId="2D3D2FEE" w14:textId="6039A5C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7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75" w:author="Hitech" w:date="2025-06-20T21:38:00Z"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class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2B91AF"/>
            <w:sz w:val="18"/>
            <w:szCs w:val="18"/>
            <w:lang w:val="en-US"/>
          </w:rPr>
          <w:delText>Hotel</w:delText>
        </w:r>
      </w:del>
    </w:p>
    <w:p w14:paraId="1F649A99" w14:textId="1E996B1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7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7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{</w:delText>
        </w:r>
      </w:del>
    </w:p>
    <w:p w14:paraId="718BB0F4" w14:textId="738619D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7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7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&lt;summary&gt;</w:delText>
        </w:r>
      </w:del>
    </w:p>
    <w:p w14:paraId="17106486" w14:textId="765C171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8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8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Свойства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класса</w:delText>
        </w:r>
      </w:del>
    </w:p>
    <w:p w14:paraId="6AED2119" w14:textId="5F334CC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8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8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261BB3AB" w14:textId="789FFED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8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8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0FC87D11" w14:textId="6340EBC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8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8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Floor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1972B5C4" w14:textId="42B1CE5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8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8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Type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60B3E9B5" w14:textId="0388429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9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9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7119A5DC" w14:textId="6C85A25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9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9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List&lt;Client&gt; list1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List&lt;Client&gt;();</w:delText>
        </w:r>
      </w:del>
    </w:p>
    <w:p w14:paraId="7FFCD258" w14:textId="1351F13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9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9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List&lt;Employee&gt; list2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List&lt;Employee&gt;();</w:delText>
        </w:r>
      </w:del>
    </w:p>
    <w:p w14:paraId="211E69B0" w14:textId="68AAA80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9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9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&lt;summary&gt;</w:delText>
        </w:r>
      </w:del>
    </w:p>
    <w:p w14:paraId="26C9582F" w14:textId="7FD3896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9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9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Конструктор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класса</w:delText>
        </w:r>
      </w:del>
    </w:p>
    <w:p w14:paraId="1548D559" w14:textId="28106DD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0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0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262D7BBE" w14:textId="32F8AF0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0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0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number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39F0FBA5" w14:textId="1AB5B5F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0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0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floor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6CF2B7B0" w14:textId="79BDF79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0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0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type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367DD778" w14:textId="58C618D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0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0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cost_per_day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14BFEC3D" w14:textId="508F117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1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1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clients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21D6AB3E" w14:textId="08F361B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1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1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employees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43741D26" w14:textId="6C751FB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1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1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Hotel(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floor,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type,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cost_per_day,List&lt;Client&gt;clients,List&lt;Employee&gt;employees)</w:delText>
        </w:r>
      </w:del>
    </w:p>
    <w:p w14:paraId="588F1A69" w14:textId="644DCD1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1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1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04F525A9" w14:textId="17C2256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1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1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Number = number;</w:delText>
        </w:r>
      </w:del>
    </w:p>
    <w:p w14:paraId="4BB26D01" w14:textId="0E21BAC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2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2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Floor = floor;</w:delText>
        </w:r>
      </w:del>
    </w:p>
    <w:p w14:paraId="170CAA70" w14:textId="3F0766B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2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2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Type = type;</w:delText>
        </w:r>
      </w:del>
    </w:p>
    <w:p w14:paraId="5BF353D1" w14:textId="19FD69E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2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2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Cost_per_day = cost_per_day;</w:delText>
        </w:r>
      </w:del>
    </w:p>
    <w:p w14:paraId="20E35D8F" w14:textId="0D05B07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2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2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this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.list1 = clients;</w:delText>
        </w:r>
      </w:del>
    </w:p>
    <w:p w14:paraId="4D88E840" w14:textId="7A860E3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2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2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this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.list2 = employees;</w:delText>
        </w:r>
      </w:del>
    </w:p>
    <w:p w14:paraId="1842CD06" w14:textId="477C7E1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30" w:author="Hitech" w:date="2025-06-20T21:38:00Z"/>
          <w:rFonts w:ascii="Consolas" w:hAnsi="Consolas" w:cs="Consolas"/>
          <w:color w:val="000000"/>
          <w:sz w:val="18"/>
          <w:szCs w:val="18"/>
        </w:rPr>
      </w:pPr>
      <w:del w:id="403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55C016A0" w14:textId="5626194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32" w:author="Hitech" w:date="2025-06-20T21:38:00Z"/>
          <w:rFonts w:ascii="Consolas" w:hAnsi="Consolas" w:cs="Consolas"/>
          <w:color w:val="000000"/>
          <w:sz w:val="18"/>
          <w:szCs w:val="18"/>
        </w:rPr>
      </w:pPr>
      <w:del w:id="403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4530E1D9" w14:textId="1FB0B16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34" w:author="Hitech" w:date="2025-06-20T21:38:00Z"/>
          <w:rFonts w:ascii="Consolas" w:hAnsi="Consolas" w:cs="Consolas"/>
          <w:color w:val="000000"/>
          <w:sz w:val="18"/>
          <w:szCs w:val="18"/>
        </w:rPr>
      </w:pPr>
      <w:del w:id="403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Метод добавления номера</w:delText>
        </w:r>
      </w:del>
    </w:p>
    <w:p w14:paraId="7F5526FB" w14:textId="27DB9BD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36" w:author="Hitech" w:date="2025-06-20T21:38:00Z"/>
          <w:rFonts w:ascii="Consolas" w:hAnsi="Consolas" w:cs="Consolas"/>
          <w:color w:val="000000"/>
          <w:sz w:val="18"/>
          <w:szCs w:val="18"/>
        </w:rPr>
      </w:pPr>
      <w:del w:id="403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&lt;/summary&gt;</w:delText>
        </w:r>
      </w:del>
    </w:p>
    <w:p w14:paraId="00C573A2" w14:textId="5285A0F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3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3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clients_to_number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31F1B87D" w14:textId="338A813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4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4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employees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213F5474" w14:textId="4E2AFDB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4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4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&lt;returns&gt;&lt;/returns&gt;</w:delText>
        </w:r>
      </w:del>
    </w:p>
    <w:p w14:paraId="1597983C" w14:textId="1D2F8F9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4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4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Hotel AddNumber(List&lt;Client&gt;clients_to_number,List&lt;Employee&gt;employees)</w:delText>
        </w:r>
      </w:del>
    </w:p>
    <w:p w14:paraId="73B7E676" w14:textId="44A487C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4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4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711128F3" w14:textId="4469982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4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4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Номер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3A5CE00C" w14:textId="6D9295E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5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5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 = Convert.ToInt32(Console.ReadLine());</w:delText>
        </w:r>
      </w:del>
    </w:p>
    <w:p w14:paraId="180C0A3F" w14:textId="23B88D1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5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5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Этаж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20F1DD38" w14:textId="0AD0945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5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5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floor = Convert.ToInt32(Console.ReadLine());</w:delText>
        </w:r>
      </w:del>
    </w:p>
    <w:p w14:paraId="79C06802" w14:textId="568791E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5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5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Тип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номера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65631D8B" w14:textId="3AD9ED5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5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5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type = Console.ReadLine();</w:delText>
        </w:r>
      </w:del>
    </w:p>
    <w:p w14:paraId="26715169" w14:textId="1EA1FC4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60" w:author="Hitech" w:date="2025-06-20T21:38:00Z"/>
          <w:rFonts w:ascii="Consolas" w:hAnsi="Consolas" w:cs="Consolas"/>
          <w:color w:val="000000"/>
          <w:sz w:val="18"/>
          <w:szCs w:val="18"/>
        </w:rPr>
      </w:pPr>
      <w:del w:id="406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"Стоимость одной ночи:"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644D02E8" w14:textId="03641D4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6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6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 = Convert.ToInt32(Console.ReadLine());</w:delText>
        </w:r>
      </w:del>
    </w:p>
    <w:p w14:paraId="79756F58" w14:textId="5613E58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6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6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List&lt;Client&gt; list1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List&lt;Client&gt;();</w:delText>
        </w:r>
      </w:del>
    </w:p>
    <w:p w14:paraId="293D86D8" w14:textId="356FC5B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6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6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i=0;i&lt;clients_to_number.Count;i++)</w:delText>
        </w:r>
      </w:del>
    </w:p>
    <w:p w14:paraId="386ADA52" w14:textId="1C00666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6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6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76464B0F" w14:textId="70C35EA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7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7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(clients_to_number[i].Number==number&amp;&amp;clients_to_number[i].Place==type)</w:delText>
        </w:r>
      </w:del>
    </w:p>
    <w:p w14:paraId="01BA8566" w14:textId="1212459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7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7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{</w:delText>
        </w:r>
      </w:del>
    </w:p>
    <w:p w14:paraId="6B9C52C6" w14:textId="414D867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7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7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list1.Add(clients_to_number[i]);</w:delText>
        </w:r>
      </w:del>
    </w:p>
    <w:p w14:paraId="67206307" w14:textId="562D320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7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7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}</w:delText>
        </w:r>
      </w:del>
    </w:p>
    <w:p w14:paraId="6083E014" w14:textId="1EE49DA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7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7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3E38459E" w14:textId="44D5771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8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8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List&lt;Employee&gt; list2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List&lt;Employee&gt;();</w:delText>
        </w:r>
      </w:del>
    </w:p>
    <w:p w14:paraId="0FD39CE3" w14:textId="4C461AC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8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8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list2 = employees;</w:delText>
        </w:r>
      </w:del>
    </w:p>
    <w:p w14:paraId="443665D0" w14:textId="21E7A8A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8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8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Hotel(number,floor,type,cost_per_day,list1,list2);</w:delText>
        </w:r>
      </w:del>
    </w:p>
    <w:p w14:paraId="75ECC2FD" w14:textId="34DA26A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86" w:author="Hitech" w:date="2025-06-20T21:38:00Z"/>
          <w:rFonts w:ascii="Consolas" w:hAnsi="Consolas" w:cs="Consolas"/>
          <w:color w:val="000000"/>
          <w:sz w:val="18"/>
          <w:szCs w:val="18"/>
        </w:rPr>
      </w:pPr>
      <w:del w:id="408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1701495E" w14:textId="2EE2F23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88" w:author="Hitech" w:date="2025-06-20T21:38:00Z"/>
          <w:rFonts w:ascii="Consolas" w:hAnsi="Consolas" w:cs="Consolas"/>
          <w:color w:val="000000"/>
          <w:sz w:val="18"/>
          <w:szCs w:val="18"/>
        </w:rPr>
      </w:pPr>
      <w:del w:id="408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27684C87" w14:textId="71B746C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90" w:author="Hitech" w:date="2025-06-20T21:38:00Z"/>
          <w:rFonts w:ascii="Consolas" w:hAnsi="Consolas" w:cs="Consolas"/>
          <w:color w:val="000000"/>
          <w:sz w:val="18"/>
          <w:szCs w:val="18"/>
        </w:rPr>
      </w:pPr>
      <w:del w:id="409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Метод записи информации о номерах в файл Номера.txt</w:delText>
        </w:r>
      </w:del>
    </w:p>
    <w:p w14:paraId="674CA56A" w14:textId="0E5EEB6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9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9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0272D390" w14:textId="65B1687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9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9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SaveHotel()</w:delText>
        </w:r>
      </w:del>
    </w:p>
    <w:p w14:paraId="0A2AFF0D" w14:textId="6201E29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9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9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2E8750FF" w14:textId="1423478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9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9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using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(StreamWriter writer=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StreamWriter(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@"C:\Users\andre\OneDrive\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стол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Номера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.txt"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true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))</w:delText>
        </w:r>
      </w:del>
    </w:p>
    <w:p w14:paraId="183B04BF" w14:textId="287C07A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0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0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2B31CDDF" w14:textId="41E984F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0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0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writer.WriteLine(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{Number}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{Floor}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{Type}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{Cost_per_day}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30B3A1DE" w14:textId="1DC82C1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04" w:author="Hitech" w:date="2025-06-20T21:38:00Z"/>
          <w:rFonts w:ascii="Consolas" w:hAnsi="Consolas" w:cs="Consolas"/>
          <w:color w:val="000000"/>
          <w:sz w:val="18"/>
          <w:szCs w:val="18"/>
        </w:rPr>
      </w:pPr>
      <w:del w:id="410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7655862B" w14:textId="2351578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06" w:author="Hitech" w:date="2025-06-20T21:38:00Z"/>
          <w:rFonts w:ascii="Consolas" w:hAnsi="Consolas" w:cs="Consolas"/>
          <w:color w:val="000000"/>
          <w:sz w:val="18"/>
          <w:szCs w:val="18"/>
        </w:rPr>
      </w:pPr>
      <w:del w:id="410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}</w:delText>
        </w:r>
      </w:del>
    </w:p>
    <w:p w14:paraId="4A0910E0" w14:textId="599257D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08" w:author="Hitech" w:date="2025-06-20T21:38:00Z"/>
          <w:rFonts w:ascii="Consolas" w:hAnsi="Consolas" w:cs="Consolas"/>
          <w:color w:val="000000"/>
          <w:sz w:val="18"/>
          <w:szCs w:val="18"/>
        </w:rPr>
      </w:pPr>
      <w:del w:id="410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58D93D29" w14:textId="7F6AB6D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10" w:author="Hitech" w:date="2025-06-20T21:38:00Z"/>
          <w:rFonts w:ascii="Consolas" w:hAnsi="Consolas" w:cs="Consolas"/>
          <w:color w:val="000000"/>
          <w:sz w:val="18"/>
          <w:szCs w:val="18"/>
        </w:rPr>
      </w:pPr>
      <w:del w:id="411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Чтение и запись в объекты строки файла</w:delText>
        </w:r>
      </w:del>
    </w:p>
    <w:p w14:paraId="210C3B4B" w14:textId="35AE403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1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1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6D4B6736" w14:textId="0130308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1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1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line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00C380F3" w14:textId="43A52B6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1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1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clients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6736A758" w14:textId="2F6006D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1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1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employees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36BEB63C" w14:textId="4D5120D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2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2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&lt;returns&gt;&lt;/returns&gt;</w:delText>
        </w:r>
      </w:del>
    </w:p>
    <w:p w14:paraId="4D61E3E1" w14:textId="35760C3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2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2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Hotel ReaderNumbers(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line,List&lt;Client&gt;clients,List&lt;Employee&gt;employees)</w:delText>
        </w:r>
      </w:del>
    </w:p>
    <w:p w14:paraId="3F6FFE8A" w14:textId="0CBE5F7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2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2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4684B8C4" w14:textId="3B76F15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2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2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[] parts = line.Split(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';'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6CB11FBA" w14:textId="127F990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2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2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List&lt;Client&gt; clients_txt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List&lt;Client&gt;();</w:delText>
        </w:r>
      </w:del>
    </w:p>
    <w:p w14:paraId="621B0B51" w14:textId="0040DB8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3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3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i=0;i&lt;clients.Count;i++)</w:delText>
        </w:r>
      </w:del>
    </w:p>
    <w:p w14:paraId="428E203B" w14:textId="53321CE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3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3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6177504C" w14:textId="7B05F99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3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3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.Parse(parts[0])==clients[i].Number&amp;&amp;parts[2]==clients[i].Place)</w:delText>
        </w:r>
      </w:del>
    </w:p>
    <w:p w14:paraId="39505DC9" w14:textId="2F45A3C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3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3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{</w:delText>
        </w:r>
      </w:del>
    </w:p>
    <w:p w14:paraId="5B2AAA41" w14:textId="1DA7BAB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3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3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clients_txt.Add(clients[i]);</w:delText>
        </w:r>
      </w:del>
    </w:p>
    <w:p w14:paraId="0ED26F56" w14:textId="5760A51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4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4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}</w:delText>
        </w:r>
      </w:del>
    </w:p>
    <w:p w14:paraId="3A05E30D" w14:textId="31AAD91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4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4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0EE43507" w14:textId="02584BB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4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4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List&lt;Employee&gt; employees_txt = employees;</w:delText>
        </w:r>
      </w:del>
    </w:p>
    <w:p w14:paraId="63D31612" w14:textId="41F0E0D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4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4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Hotel(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.Parse(parts[0]),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.Parse(parts[1]),parts[2],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.Parse(parts[3]),clients_txt,employees_txt);</w:delText>
        </w:r>
      </w:del>
    </w:p>
    <w:p w14:paraId="3402AA26" w14:textId="50EDAC6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4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4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65464613" w14:textId="4D4C3CA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5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5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&lt;summary&gt;</w:delText>
        </w:r>
      </w:del>
    </w:p>
    <w:p w14:paraId="53FB31AD" w14:textId="105FDA3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5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5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Вывод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информации</w:delText>
        </w:r>
      </w:del>
    </w:p>
    <w:p w14:paraId="66AD8D77" w14:textId="2364BED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5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5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2B190358" w14:textId="6900816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5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5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Print()</w:delText>
        </w:r>
      </w:del>
    </w:p>
    <w:p w14:paraId="79A21D22" w14:textId="5370AE2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5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5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5B449D35" w14:textId="2DB1023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6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6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Номер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{Number}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Этаж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{Floor}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Тип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{Type}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Оплата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{Cost_per_day}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724FDDD5" w14:textId="7AADC56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6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6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7CFE1D93" w14:textId="2970AB9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6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6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Cost()</w:delText>
        </w:r>
      </w:del>
    </w:p>
    <w:p w14:paraId="3BC19181" w14:textId="62738C6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6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6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0BF7DA82" w14:textId="0F03279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6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6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(Type==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Одноместный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</w:delText>
        </w:r>
      </w:del>
    </w:p>
    <w:p w14:paraId="3E865C22" w14:textId="1CB77CA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7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7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438952F4" w14:textId="7D2431D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7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7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Cost_per_day;</w:delText>
        </w:r>
      </w:del>
    </w:p>
    <w:p w14:paraId="064022E0" w14:textId="7099DA0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7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7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6586A2BF" w14:textId="76F3E67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7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7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else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(Type==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Двухместный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</w:delText>
        </w:r>
      </w:del>
    </w:p>
    <w:p w14:paraId="791E5C24" w14:textId="05DD046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7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7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1CC1BA5B" w14:textId="29F50D8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8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8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 / 2;</w:delText>
        </w:r>
      </w:del>
    </w:p>
    <w:p w14:paraId="4F16F07A" w14:textId="3915B5A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8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8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3E1453BC" w14:textId="56B8D42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8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8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else</w:delText>
        </w:r>
      </w:del>
    </w:p>
    <w:p w14:paraId="2CDD1DDA" w14:textId="0BB06A8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8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8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39CF03C5" w14:textId="7B92121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8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8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 / 3;</w:delText>
        </w:r>
      </w:del>
    </w:p>
    <w:p w14:paraId="55D072A8" w14:textId="2DCD5C3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9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9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38CB8BEC" w14:textId="3A58867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9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9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73C39DFE" w14:textId="411FD15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9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9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Empty_number()</w:delText>
        </w:r>
      </w:del>
    </w:p>
    <w:p w14:paraId="3291217F" w14:textId="5DCF456C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9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9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</w:delText>
        </w:r>
      </w:del>
    </w:p>
    <w:p w14:paraId="04BEC14F" w14:textId="05FA3B66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9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99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2C59AB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(list1.Count==0)</w:delText>
        </w:r>
      </w:del>
    </w:p>
    <w:p w14:paraId="250AA1B5" w14:textId="6BC562D6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20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201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{</w:delText>
        </w:r>
      </w:del>
    </w:p>
    <w:p w14:paraId="23EA6476" w14:textId="0E6DA115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20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203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Print();</w:delText>
        </w:r>
      </w:del>
    </w:p>
    <w:p w14:paraId="721CD62F" w14:textId="1EC9677E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20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205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}</w:delText>
        </w:r>
      </w:del>
    </w:p>
    <w:p w14:paraId="5751C8AD" w14:textId="2F93FD7A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20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207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778C7B92" w14:textId="5B700DB5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20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209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}</w:delText>
        </w:r>
      </w:del>
    </w:p>
    <w:p w14:paraId="636D915D" w14:textId="74CAB12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10" w:author="Hitech" w:date="2025-06-20T21:38:00Z"/>
          <w:rFonts w:ascii="Consolas" w:hAnsi="Consolas"/>
          <w:sz w:val="18"/>
          <w:szCs w:val="18"/>
          <w:lang w:val="en-US"/>
        </w:rPr>
      </w:pPr>
      <w:del w:id="42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>class Program</w:delText>
        </w:r>
      </w:del>
    </w:p>
    <w:p w14:paraId="7D6E8A67" w14:textId="1EFBA55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12" w:author="Hitech" w:date="2025-06-20T21:38:00Z"/>
          <w:rFonts w:ascii="Consolas" w:hAnsi="Consolas"/>
          <w:sz w:val="18"/>
          <w:szCs w:val="18"/>
          <w:lang w:val="en-US"/>
        </w:rPr>
      </w:pPr>
      <w:del w:id="42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{</w:delText>
        </w:r>
      </w:del>
    </w:p>
    <w:p w14:paraId="14C087A8" w14:textId="3703225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14" w:author="Hitech" w:date="2025-06-20T21:38:00Z"/>
          <w:rFonts w:ascii="Consolas" w:hAnsi="Consolas"/>
          <w:sz w:val="18"/>
          <w:szCs w:val="18"/>
          <w:lang w:val="en-US"/>
        </w:rPr>
      </w:pPr>
      <w:del w:id="42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static void Main(string[] args)</w:delText>
        </w:r>
      </w:del>
    </w:p>
    <w:p w14:paraId="392103C9" w14:textId="0E4A649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16" w:author="Hitech" w:date="2025-06-20T21:38:00Z"/>
          <w:rFonts w:ascii="Consolas" w:hAnsi="Consolas"/>
          <w:sz w:val="18"/>
          <w:szCs w:val="18"/>
          <w:lang w:val="en-US"/>
        </w:rPr>
      </w:pPr>
      <w:del w:id="42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{</w:delText>
        </w:r>
      </w:del>
    </w:p>
    <w:p w14:paraId="429B01FF" w14:textId="773044B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18" w:author="Hitech" w:date="2025-06-20T21:38:00Z"/>
          <w:rFonts w:ascii="Consolas" w:hAnsi="Consolas"/>
          <w:sz w:val="18"/>
          <w:szCs w:val="18"/>
          <w:lang w:val="en-US"/>
        </w:rPr>
      </w:pPr>
      <w:del w:id="42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List&lt;Hotel&gt; list1 = new List&lt;Hotel&gt;();</w:delText>
        </w:r>
      </w:del>
    </w:p>
    <w:p w14:paraId="4FA87485" w14:textId="11C88D8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20" w:author="Hitech" w:date="2025-06-20T21:38:00Z"/>
          <w:rFonts w:ascii="Consolas" w:hAnsi="Consolas"/>
          <w:sz w:val="18"/>
          <w:szCs w:val="18"/>
          <w:lang w:val="en-US"/>
        </w:rPr>
      </w:pPr>
      <w:del w:id="42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List&lt;Client&gt; list2 = new List&lt;Client&gt;();</w:delText>
        </w:r>
      </w:del>
    </w:p>
    <w:p w14:paraId="0C8AE6D7" w14:textId="55EA295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22" w:author="Hitech" w:date="2025-06-20T21:38:00Z"/>
          <w:rFonts w:ascii="Consolas" w:hAnsi="Consolas"/>
          <w:sz w:val="18"/>
          <w:szCs w:val="18"/>
          <w:lang w:val="en-US"/>
        </w:rPr>
      </w:pPr>
      <w:del w:id="42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List&lt;Employee&gt; list3 = new List&lt;Employee&gt;();</w:delText>
        </w:r>
      </w:del>
    </w:p>
    <w:p w14:paraId="47C67563" w14:textId="15AFB2A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24" w:author="Hitech" w:date="2025-06-20T21:38:00Z"/>
          <w:rFonts w:ascii="Consolas" w:hAnsi="Consolas"/>
          <w:sz w:val="18"/>
          <w:szCs w:val="18"/>
        </w:rPr>
      </w:pPr>
      <w:del w:id="42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bool flag = true;</w:delText>
        </w:r>
      </w:del>
    </w:p>
    <w:p w14:paraId="2392220C" w14:textId="10666E1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26" w:author="Hitech" w:date="2025-06-20T21:38:00Z"/>
          <w:rFonts w:ascii="Consolas" w:hAnsi="Consolas"/>
          <w:sz w:val="18"/>
          <w:szCs w:val="18"/>
        </w:rPr>
      </w:pPr>
      <w:del w:id="422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//Добавление и запись</w:delText>
        </w:r>
      </w:del>
    </w:p>
    <w:p w14:paraId="3830D9FC" w14:textId="47247CE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28" w:author="Hitech" w:date="2025-06-20T21:38:00Z"/>
          <w:rFonts w:ascii="Consolas" w:hAnsi="Consolas"/>
          <w:sz w:val="18"/>
          <w:szCs w:val="18"/>
          <w:lang w:val="en-US"/>
        </w:rPr>
      </w:pPr>
      <w:del w:id="422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while (flag)</w:delText>
        </w:r>
      </w:del>
    </w:p>
    <w:p w14:paraId="45277828" w14:textId="5DD7F7F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30" w:author="Hitech" w:date="2025-06-20T21:38:00Z"/>
          <w:rFonts w:ascii="Consolas" w:hAnsi="Consolas"/>
          <w:sz w:val="18"/>
          <w:szCs w:val="18"/>
          <w:lang w:val="en-US"/>
        </w:rPr>
      </w:pPr>
      <w:del w:id="42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{</w:delText>
        </w:r>
      </w:del>
    </w:p>
    <w:p w14:paraId="163967AE" w14:textId="2898623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32" w:author="Hitech" w:date="2025-06-20T21:38:00Z"/>
          <w:rFonts w:ascii="Consolas" w:hAnsi="Consolas"/>
          <w:sz w:val="18"/>
          <w:szCs w:val="18"/>
          <w:lang w:val="en-US"/>
        </w:rPr>
      </w:pPr>
      <w:del w:id="42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Console.Clear();</w:delText>
        </w:r>
      </w:del>
    </w:p>
    <w:p w14:paraId="334B4D30" w14:textId="78FCC40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34" w:author="Hitech" w:date="2025-06-20T21:38:00Z"/>
          <w:rFonts w:ascii="Consolas" w:hAnsi="Consolas"/>
          <w:sz w:val="18"/>
          <w:szCs w:val="18"/>
          <w:lang w:val="en-US"/>
        </w:rPr>
      </w:pPr>
      <w:del w:id="42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Console.ForegroundColor = ConsoleColor.DarkBlue;</w:delText>
        </w:r>
      </w:del>
    </w:p>
    <w:p w14:paraId="6ADCEF25" w14:textId="5CFC9EE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36" w:author="Hitech" w:date="2025-06-20T21:38:00Z"/>
          <w:rFonts w:ascii="Consolas" w:hAnsi="Consolas"/>
          <w:sz w:val="18"/>
          <w:szCs w:val="18"/>
          <w:lang w:val="en-US"/>
        </w:rPr>
      </w:pPr>
      <w:del w:id="42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ПЕРВОЕ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МЕНЮ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38CF4DEF" w14:textId="626842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38" w:author="Hitech" w:date="2025-06-20T21:38:00Z"/>
          <w:rFonts w:ascii="Consolas" w:hAnsi="Consolas"/>
          <w:sz w:val="18"/>
          <w:szCs w:val="18"/>
          <w:lang w:val="en-US"/>
        </w:rPr>
      </w:pPr>
      <w:del w:id="42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Console.ResetColor();</w:delText>
        </w:r>
      </w:del>
    </w:p>
    <w:p w14:paraId="03EDAE75" w14:textId="54D1F8D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40" w:author="Hitech" w:date="2025-06-20T21:38:00Z"/>
          <w:rFonts w:ascii="Consolas" w:hAnsi="Consolas"/>
          <w:sz w:val="18"/>
          <w:szCs w:val="18"/>
          <w:lang w:val="en-US"/>
        </w:rPr>
      </w:pPr>
      <w:del w:id="42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Console.ForegroundColor = ConsoleColor.DarkYellow;</w:delText>
        </w:r>
      </w:del>
    </w:p>
    <w:p w14:paraId="504A6FCE" w14:textId="4B38FD7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42" w:author="Hitech" w:date="2025-06-20T21:38:00Z"/>
          <w:rFonts w:ascii="Consolas" w:hAnsi="Consolas"/>
          <w:sz w:val="18"/>
          <w:szCs w:val="18"/>
          <w:lang w:val="en-US"/>
        </w:rPr>
      </w:pPr>
      <w:del w:id="42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Console.WriteLine("[1] </w:delText>
        </w:r>
        <w:r w:rsidRPr="00B527B2" w:rsidDel="00B310DD">
          <w:rPr>
            <w:rFonts w:ascii="Consolas" w:hAnsi="Consolas"/>
            <w:sz w:val="18"/>
            <w:szCs w:val="18"/>
          </w:rPr>
          <w:delText>Считывание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данных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52B01F9B" w14:textId="168C6C4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44" w:author="Hitech" w:date="2025-06-20T21:38:00Z"/>
          <w:rFonts w:ascii="Consolas" w:hAnsi="Consolas"/>
          <w:sz w:val="18"/>
          <w:szCs w:val="18"/>
        </w:rPr>
      </w:pPr>
      <w:del w:id="42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Console.WriteLine("[2] Добавление клиента");</w:delText>
        </w:r>
      </w:del>
    </w:p>
    <w:p w14:paraId="49B95B1E" w14:textId="2423B2B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46" w:author="Hitech" w:date="2025-06-20T21:38:00Z"/>
          <w:rFonts w:ascii="Consolas" w:hAnsi="Consolas"/>
          <w:sz w:val="18"/>
          <w:szCs w:val="18"/>
        </w:rPr>
      </w:pPr>
      <w:del w:id="424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Console.WriteLine("[3] Добавление служащего");</w:delText>
        </w:r>
      </w:del>
    </w:p>
    <w:p w14:paraId="66E9779F" w14:textId="5C49D3A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48" w:author="Hitech" w:date="2025-06-20T21:38:00Z"/>
          <w:rFonts w:ascii="Consolas" w:hAnsi="Consolas"/>
          <w:sz w:val="18"/>
          <w:szCs w:val="18"/>
          <w:lang w:val="en-US"/>
        </w:rPr>
      </w:pPr>
      <w:del w:id="424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259EF3EB" w14:textId="5F0A787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50" w:author="Hitech" w:date="2025-06-20T21:38:00Z"/>
          <w:rFonts w:ascii="Consolas" w:hAnsi="Consolas"/>
          <w:sz w:val="18"/>
          <w:szCs w:val="18"/>
          <w:lang w:val="en-US"/>
        </w:rPr>
      </w:pPr>
      <w:del w:id="42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Console.ForegroundColor = ConsoleColor.Red;</w:delText>
        </w:r>
      </w:del>
    </w:p>
    <w:p w14:paraId="5E003A16" w14:textId="14A3CA7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52" w:author="Hitech" w:date="2025-06-20T21:38:00Z"/>
          <w:rFonts w:ascii="Consolas" w:hAnsi="Consolas"/>
          <w:sz w:val="18"/>
          <w:szCs w:val="18"/>
        </w:rPr>
      </w:pPr>
      <w:del w:id="42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Console.WriteLine("[4] Выход из первого меню");</w:delText>
        </w:r>
      </w:del>
    </w:p>
    <w:p w14:paraId="49C15547" w14:textId="720BFB4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54" w:author="Hitech" w:date="2025-06-20T21:38:00Z"/>
          <w:rFonts w:ascii="Consolas" w:hAnsi="Consolas"/>
          <w:sz w:val="18"/>
          <w:szCs w:val="18"/>
          <w:lang w:val="en-US"/>
        </w:rPr>
      </w:pPr>
      <w:del w:id="425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18F1653A" w14:textId="50B4250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56" w:author="Hitech" w:date="2025-06-20T21:38:00Z"/>
          <w:rFonts w:ascii="Consolas" w:hAnsi="Consolas"/>
          <w:sz w:val="18"/>
          <w:szCs w:val="18"/>
          <w:lang w:val="en-US"/>
        </w:rPr>
      </w:pPr>
      <w:del w:id="42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switch (Console.ReadKey(true).KeyChar)</w:delText>
        </w:r>
      </w:del>
    </w:p>
    <w:p w14:paraId="7FC53324" w14:textId="29FDE4D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58" w:author="Hitech" w:date="2025-06-20T21:38:00Z"/>
          <w:rFonts w:ascii="Consolas" w:hAnsi="Consolas"/>
          <w:sz w:val="18"/>
          <w:szCs w:val="18"/>
          <w:lang w:val="en-US"/>
        </w:rPr>
      </w:pPr>
      <w:del w:id="42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{</w:delText>
        </w:r>
      </w:del>
    </w:p>
    <w:p w14:paraId="4B47DA72" w14:textId="0C41281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60" w:author="Hitech" w:date="2025-06-20T21:38:00Z"/>
          <w:rFonts w:ascii="Consolas" w:hAnsi="Consolas"/>
          <w:sz w:val="18"/>
          <w:szCs w:val="18"/>
          <w:lang w:val="en-US"/>
        </w:rPr>
      </w:pPr>
      <w:del w:id="42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'1':</w:delText>
        </w:r>
      </w:del>
    </w:p>
    <w:p w14:paraId="1E9436AF" w14:textId="3AAC746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62" w:author="Hitech" w:date="2025-06-20T21:38:00Z"/>
          <w:rFonts w:ascii="Consolas" w:hAnsi="Consolas"/>
          <w:sz w:val="18"/>
          <w:szCs w:val="18"/>
          <w:lang w:val="en-US"/>
        </w:rPr>
      </w:pPr>
      <w:del w:id="42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try</w:delText>
        </w:r>
      </w:del>
    </w:p>
    <w:p w14:paraId="3702A74C" w14:textId="05C56C6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64" w:author="Hitech" w:date="2025-06-20T21:38:00Z"/>
          <w:rFonts w:ascii="Consolas" w:hAnsi="Consolas"/>
          <w:sz w:val="18"/>
          <w:szCs w:val="18"/>
          <w:lang w:val="en-US"/>
        </w:rPr>
      </w:pPr>
      <w:del w:id="42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7BD8F2A3" w14:textId="01DB421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66" w:author="Hitech" w:date="2025-06-20T21:38:00Z"/>
          <w:rFonts w:ascii="Consolas" w:hAnsi="Consolas"/>
          <w:sz w:val="18"/>
          <w:szCs w:val="18"/>
          <w:lang w:val="en-US"/>
        </w:rPr>
      </w:pPr>
      <w:del w:id="42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4CE143DC" w14:textId="6BD79CB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68" w:author="Hitech" w:date="2025-06-20T21:38:00Z"/>
          <w:rFonts w:ascii="Consolas" w:hAnsi="Consolas"/>
          <w:sz w:val="18"/>
          <w:szCs w:val="18"/>
          <w:lang w:val="en-US"/>
        </w:rPr>
      </w:pPr>
      <w:del w:id="42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using (StreamReader reader = new StreamReader(@"C:\Users\andre\OneDrive\</w:delText>
        </w:r>
        <w:r w:rsidRPr="00B527B2" w:rsidDel="00B310DD">
          <w:rPr>
            <w:rFonts w:ascii="Consolas" w:hAnsi="Consolas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стол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Служащие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.txt"))</w:delText>
        </w:r>
      </w:del>
    </w:p>
    <w:p w14:paraId="78F53772" w14:textId="49A2ED1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70" w:author="Hitech" w:date="2025-06-20T21:38:00Z"/>
          <w:rFonts w:ascii="Consolas" w:hAnsi="Consolas"/>
          <w:sz w:val="18"/>
          <w:szCs w:val="18"/>
          <w:lang w:val="en-US"/>
        </w:rPr>
      </w:pPr>
      <w:del w:id="42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725CF929" w14:textId="73CF4A4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72" w:author="Hitech" w:date="2025-06-20T21:38:00Z"/>
          <w:rFonts w:ascii="Consolas" w:hAnsi="Consolas"/>
          <w:sz w:val="18"/>
          <w:szCs w:val="18"/>
          <w:lang w:val="en-US"/>
        </w:rPr>
      </w:pPr>
      <w:del w:id="42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string line;</w:delText>
        </w:r>
      </w:del>
    </w:p>
    <w:p w14:paraId="73CF97B2" w14:textId="72614E3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74" w:author="Hitech" w:date="2025-06-20T21:38:00Z"/>
          <w:rFonts w:ascii="Consolas" w:hAnsi="Consolas"/>
          <w:sz w:val="18"/>
          <w:szCs w:val="18"/>
          <w:lang w:val="en-US"/>
        </w:rPr>
      </w:pPr>
      <w:del w:id="42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while ((line = reader.ReadLine()) != null)</w:delText>
        </w:r>
      </w:del>
    </w:p>
    <w:p w14:paraId="7DFB86F7" w14:textId="1A03B99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76" w:author="Hitech" w:date="2025-06-20T21:38:00Z"/>
          <w:rFonts w:ascii="Consolas" w:hAnsi="Consolas"/>
          <w:sz w:val="18"/>
          <w:szCs w:val="18"/>
          <w:lang w:val="en-US"/>
        </w:rPr>
      </w:pPr>
      <w:del w:id="42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{</w:delText>
        </w:r>
      </w:del>
    </w:p>
    <w:p w14:paraId="3575A2F3" w14:textId="1BF4266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78" w:author="Hitech" w:date="2025-06-20T21:38:00Z"/>
          <w:rFonts w:ascii="Consolas" w:hAnsi="Consolas"/>
          <w:sz w:val="18"/>
          <w:szCs w:val="18"/>
          <w:lang w:val="en-US"/>
        </w:rPr>
      </w:pPr>
      <w:del w:id="42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list3.Add(Employee.ReaderEmployee(line));</w:delText>
        </w:r>
      </w:del>
    </w:p>
    <w:p w14:paraId="7CF9096F" w14:textId="0071447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80" w:author="Hitech" w:date="2025-06-20T21:38:00Z"/>
          <w:rFonts w:ascii="Consolas" w:hAnsi="Consolas"/>
          <w:sz w:val="18"/>
          <w:szCs w:val="18"/>
          <w:lang w:val="en-US"/>
        </w:rPr>
      </w:pPr>
      <w:del w:id="42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}</w:delText>
        </w:r>
      </w:del>
    </w:p>
    <w:p w14:paraId="78EBDA43" w14:textId="5318FB4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82" w:author="Hitech" w:date="2025-06-20T21:38:00Z"/>
          <w:rFonts w:ascii="Consolas" w:hAnsi="Consolas"/>
          <w:sz w:val="18"/>
          <w:szCs w:val="18"/>
          <w:lang w:val="en-US"/>
        </w:rPr>
      </w:pPr>
      <w:del w:id="42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0B212EC2" w14:textId="35D5C98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84" w:author="Hitech" w:date="2025-06-20T21:38:00Z"/>
          <w:rFonts w:ascii="Consolas" w:hAnsi="Consolas"/>
          <w:sz w:val="18"/>
          <w:szCs w:val="18"/>
          <w:lang w:val="en-US"/>
        </w:rPr>
      </w:pPr>
      <w:del w:id="42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using (StreamReader reader = new StreamReader(@"C:\Users\andre\OneDrive\</w:delText>
        </w:r>
        <w:r w:rsidRPr="00B527B2" w:rsidDel="00B310DD">
          <w:rPr>
            <w:rFonts w:ascii="Consolas" w:hAnsi="Consolas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стол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Клиенты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.txt"))</w:delText>
        </w:r>
      </w:del>
    </w:p>
    <w:p w14:paraId="130B8A0B" w14:textId="65A11B6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86" w:author="Hitech" w:date="2025-06-20T21:38:00Z"/>
          <w:rFonts w:ascii="Consolas" w:hAnsi="Consolas"/>
          <w:sz w:val="18"/>
          <w:szCs w:val="18"/>
          <w:lang w:val="en-US"/>
        </w:rPr>
      </w:pPr>
      <w:del w:id="42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3CBB7900" w14:textId="70A4422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88" w:author="Hitech" w:date="2025-06-20T21:38:00Z"/>
          <w:rFonts w:ascii="Consolas" w:hAnsi="Consolas"/>
          <w:sz w:val="18"/>
          <w:szCs w:val="18"/>
          <w:lang w:val="en-US"/>
        </w:rPr>
      </w:pPr>
      <w:del w:id="42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string line;</w:delText>
        </w:r>
      </w:del>
    </w:p>
    <w:p w14:paraId="7F1DC6E5" w14:textId="5DC7912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90" w:author="Hitech" w:date="2025-06-20T21:38:00Z"/>
          <w:rFonts w:ascii="Consolas" w:hAnsi="Consolas"/>
          <w:sz w:val="18"/>
          <w:szCs w:val="18"/>
          <w:lang w:val="en-US"/>
        </w:rPr>
      </w:pPr>
      <w:del w:id="42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while ((line = reader.ReadLine()) != null)</w:delText>
        </w:r>
      </w:del>
    </w:p>
    <w:p w14:paraId="34642D7D" w14:textId="4C18117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92" w:author="Hitech" w:date="2025-06-20T21:38:00Z"/>
          <w:rFonts w:ascii="Consolas" w:hAnsi="Consolas"/>
          <w:sz w:val="18"/>
          <w:szCs w:val="18"/>
          <w:lang w:val="en-US"/>
        </w:rPr>
      </w:pPr>
      <w:del w:id="42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{</w:delText>
        </w:r>
      </w:del>
    </w:p>
    <w:p w14:paraId="0231D647" w14:textId="5262874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94" w:author="Hitech" w:date="2025-06-20T21:38:00Z"/>
          <w:rFonts w:ascii="Consolas" w:hAnsi="Consolas"/>
          <w:sz w:val="18"/>
          <w:szCs w:val="18"/>
          <w:lang w:val="en-US"/>
        </w:rPr>
      </w:pPr>
      <w:del w:id="42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list2.Add(Client.ReaderClient(line));</w:delText>
        </w:r>
      </w:del>
    </w:p>
    <w:p w14:paraId="4CF6084E" w14:textId="28EB829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96" w:author="Hitech" w:date="2025-06-20T21:38:00Z"/>
          <w:rFonts w:ascii="Consolas" w:hAnsi="Consolas"/>
          <w:sz w:val="18"/>
          <w:szCs w:val="18"/>
          <w:lang w:val="en-US"/>
        </w:rPr>
      </w:pPr>
      <w:del w:id="42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}</w:delText>
        </w:r>
      </w:del>
    </w:p>
    <w:p w14:paraId="15A9801E" w14:textId="6DFE64C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98" w:author="Hitech" w:date="2025-06-20T21:38:00Z"/>
          <w:rFonts w:ascii="Consolas" w:hAnsi="Consolas"/>
          <w:sz w:val="18"/>
          <w:szCs w:val="18"/>
          <w:lang w:val="en-US"/>
        </w:rPr>
      </w:pPr>
      <w:del w:id="42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22A4B8F8" w14:textId="2D426A4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00" w:author="Hitech" w:date="2025-06-20T21:38:00Z"/>
          <w:rFonts w:ascii="Consolas" w:hAnsi="Consolas"/>
          <w:sz w:val="18"/>
          <w:szCs w:val="18"/>
          <w:lang w:val="en-US"/>
        </w:rPr>
      </w:pPr>
      <w:del w:id="43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using (StreamReader reader = new StreamReader(@"C:\Users\andre\OneDrive\</w:delText>
        </w:r>
        <w:r w:rsidRPr="00B527B2" w:rsidDel="00B310DD">
          <w:rPr>
            <w:rFonts w:ascii="Consolas" w:hAnsi="Consolas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стол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Номера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.txt"))</w:delText>
        </w:r>
      </w:del>
    </w:p>
    <w:p w14:paraId="2458D32B" w14:textId="67F3FEA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02" w:author="Hitech" w:date="2025-06-20T21:38:00Z"/>
          <w:rFonts w:ascii="Consolas" w:hAnsi="Consolas"/>
          <w:sz w:val="18"/>
          <w:szCs w:val="18"/>
          <w:lang w:val="en-US"/>
        </w:rPr>
      </w:pPr>
      <w:del w:id="43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7EA9E0A0" w14:textId="167D5D3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04" w:author="Hitech" w:date="2025-06-20T21:38:00Z"/>
          <w:rFonts w:ascii="Consolas" w:hAnsi="Consolas"/>
          <w:sz w:val="18"/>
          <w:szCs w:val="18"/>
          <w:lang w:val="en-US"/>
        </w:rPr>
      </w:pPr>
      <w:del w:id="43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string line;</w:delText>
        </w:r>
      </w:del>
    </w:p>
    <w:p w14:paraId="561B4951" w14:textId="626D7C7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06" w:author="Hitech" w:date="2025-06-20T21:38:00Z"/>
          <w:rFonts w:ascii="Consolas" w:hAnsi="Consolas"/>
          <w:sz w:val="18"/>
          <w:szCs w:val="18"/>
          <w:lang w:val="en-US"/>
        </w:rPr>
      </w:pPr>
      <w:del w:id="43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while ((line = reader.ReadLine()) != null)</w:delText>
        </w:r>
      </w:del>
    </w:p>
    <w:p w14:paraId="6FD8978B" w14:textId="4977402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08" w:author="Hitech" w:date="2025-06-20T21:38:00Z"/>
          <w:rFonts w:ascii="Consolas" w:hAnsi="Consolas"/>
          <w:sz w:val="18"/>
          <w:szCs w:val="18"/>
          <w:lang w:val="en-US"/>
        </w:rPr>
      </w:pPr>
      <w:del w:id="43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{</w:delText>
        </w:r>
      </w:del>
    </w:p>
    <w:p w14:paraId="633A97A5" w14:textId="7EE5303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10" w:author="Hitech" w:date="2025-06-20T21:38:00Z"/>
          <w:rFonts w:ascii="Consolas" w:hAnsi="Consolas"/>
          <w:sz w:val="18"/>
          <w:szCs w:val="18"/>
          <w:lang w:val="en-US"/>
        </w:rPr>
      </w:pPr>
      <w:del w:id="43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list1.Add(Hotel.ReaderNumbers(line, list2, list3));</w:delText>
        </w:r>
      </w:del>
    </w:p>
    <w:p w14:paraId="59D8815D" w14:textId="3976DD0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12" w:author="Hitech" w:date="2025-06-20T21:38:00Z"/>
          <w:rFonts w:ascii="Consolas" w:hAnsi="Consolas"/>
          <w:sz w:val="18"/>
          <w:szCs w:val="18"/>
          <w:lang w:val="en-US"/>
        </w:rPr>
      </w:pPr>
      <w:del w:id="43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}</w:delText>
        </w:r>
      </w:del>
    </w:p>
    <w:p w14:paraId="61E7A041" w14:textId="200B5BB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14" w:author="Hitech" w:date="2025-06-20T21:38:00Z"/>
          <w:rFonts w:ascii="Consolas" w:hAnsi="Consolas"/>
          <w:sz w:val="18"/>
          <w:szCs w:val="18"/>
          <w:lang w:val="en-US"/>
        </w:rPr>
      </w:pPr>
      <w:del w:id="43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0DFBC4CB" w14:textId="6EC98DE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16" w:author="Hitech" w:date="2025-06-20T21:38:00Z"/>
          <w:rFonts w:ascii="Consolas" w:hAnsi="Consolas"/>
          <w:sz w:val="18"/>
          <w:szCs w:val="18"/>
          <w:lang w:val="en-US"/>
        </w:rPr>
      </w:pPr>
      <w:del w:id="43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ConsoleColor.Green;</w:delText>
        </w:r>
      </w:del>
    </w:p>
    <w:p w14:paraId="0EB957CC" w14:textId="3674597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18" w:author="Hitech" w:date="2025-06-20T21:38:00Z"/>
          <w:rFonts w:ascii="Consolas" w:hAnsi="Consolas"/>
          <w:sz w:val="18"/>
          <w:szCs w:val="18"/>
          <w:lang w:val="en-US"/>
        </w:rPr>
      </w:pPr>
      <w:del w:id="43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Считывание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удалось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7769DB7D" w14:textId="2899B38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20" w:author="Hitech" w:date="2025-06-20T21:38:00Z"/>
          <w:rFonts w:ascii="Consolas" w:hAnsi="Consolas"/>
          <w:sz w:val="18"/>
          <w:szCs w:val="18"/>
          <w:lang w:val="en-US"/>
        </w:rPr>
      </w:pPr>
      <w:del w:id="43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Console.ResetColor();</w:delText>
        </w:r>
      </w:del>
    </w:p>
    <w:p w14:paraId="331634F6" w14:textId="7FC6088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22" w:author="Hitech" w:date="2025-06-20T21:38:00Z"/>
          <w:rFonts w:ascii="Consolas" w:hAnsi="Consolas"/>
          <w:sz w:val="18"/>
          <w:szCs w:val="18"/>
          <w:lang w:val="en-US"/>
        </w:rPr>
      </w:pPr>
      <w:del w:id="43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?");</w:delText>
        </w:r>
      </w:del>
    </w:p>
    <w:p w14:paraId="75FA803B" w14:textId="6B42F7B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24" w:author="Hitech" w:date="2025-06-20T21:38:00Z"/>
          <w:rFonts w:ascii="Consolas" w:hAnsi="Consolas"/>
          <w:sz w:val="18"/>
          <w:szCs w:val="18"/>
          <w:lang w:val="en-US"/>
        </w:rPr>
      </w:pPr>
      <w:del w:id="43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string answer = Console.ReadLine();</w:delText>
        </w:r>
      </w:del>
    </w:p>
    <w:p w14:paraId="2616407C" w14:textId="673704E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26" w:author="Hitech" w:date="2025-06-20T21:38:00Z"/>
          <w:rFonts w:ascii="Consolas" w:hAnsi="Consolas"/>
          <w:sz w:val="18"/>
          <w:szCs w:val="18"/>
          <w:lang w:val="en-US"/>
        </w:rPr>
      </w:pPr>
      <w:del w:id="43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3EB4A200" w14:textId="44C3A10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28" w:author="Hitech" w:date="2025-06-20T21:38:00Z"/>
          <w:rFonts w:ascii="Consolas" w:hAnsi="Consolas"/>
          <w:sz w:val="18"/>
          <w:szCs w:val="18"/>
          <w:lang w:val="en-US"/>
        </w:rPr>
      </w:pPr>
      <w:del w:id="43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32B7A262" w14:textId="2006641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30" w:author="Hitech" w:date="2025-06-20T21:38:00Z"/>
          <w:rFonts w:ascii="Consolas" w:hAnsi="Consolas"/>
          <w:sz w:val="18"/>
          <w:szCs w:val="18"/>
          <w:lang w:val="en-US"/>
        </w:rPr>
      </w:pPr>
      <w:del w:id="43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flag = false;</w:delText>
        </w:r>
      </w:del>
    </w:p>
    <w:p w14:paraId="49DD4EE9" w14:textId="303A7D3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32" w:author="Hitech" w:date="2025-06-20T21:38:00Z"/>
          <w:rFonts w:ascii="Consolas" w:hAnsi="Consolas"/>
          <w:sz w:val="18"/>
          <w:szCs w:val="18"/>
          <w:lang w:val="en-US"/>
        </w:rPr>
      </w:pPr>
      <w:del w:id="43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4A291B28" w14:textId="4EE20C3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34" w:author="Hitech" w:date="2025-06-20T21:38:00Z"/>
          <w:rFonts w:ascii="Consolas" w:hAnsi="Consolas"/>
          <w:sz w:val="18"/>
          <w:szCs w:val="18"/>
          <w:lang w:val="en-US"/>
        </w:rPr>
      </w:pPr>
      <w:del w:id="43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2603B78F" w14:textId="50FC133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36" w:author="Hitech" w:date="2025-06-20T21:38:00Z"/>
          <w:rFonts w:ascii="Consolas" w:hAnsi="Consolas"/>
          <w:sz w:val="18"/>
          <w:szCs w:val="18"/>
          <w:lang w:val="en-US"/>
        </w:rPr>
      </w:pPr>
      <w:del w:id="43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catch</w:delText>
        </w:r>
      </w:del>
    </w:p>
    <w:p w14:paraId="77A59D3F" w14:textId="71791DE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38" w:author="Hitech" w:date="2025-06-20T21:38:00Z"/>
          <w:rFonts w:ascii="Consolas" w:hAnsi="Consolas"/>
          <w:sz w:val="18"/>
          <w:szCs w:val="18"/>
          <w:lang w:val="en-US"/>
        </w:rPr>
      </w:pPr>
      <w:del w:id="43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278E71D9" w14:textId="12B6EDF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40" w:author="Hitech" w:date="2025-06-20T21:38:00Z"/>
          <w:rFonts w:ascii="Consolas" w:hAnsi="Consolas"/>
          <w:sz w:val="18"/>
          <w:szCs w:val="18"/>
          <w:lang w:val="en-US"/>
        </w:rPr>
      </w:pPr>
      <w:del w:id="43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ConsoleColor.Red;</w:delText>
        </w:r>
      </w:del>
    </w:p>
    <w:p w14:paraId="1EB26455" w14:textId="13964C6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42" w:author="Hitech" w:date="2025-06-20T21:38:00Z"/>
          <w:rFonts w:ascii="Consolas" w:hAnsi="Consolas"/>
          <w:sz w:val="18"/>
          <w:szCs w:val="18"/>
        </w:rPr>
      </w:pPr>
      <w:del w:id="43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Console.WriteLine("Считывание не удалось");</w:delText>
        </w:r>
      </w:del>
    </w:p>
    <w:p w14:paraId="3CBFC3D5" w14:textId="498C3B1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44" w:author="Hitech" w:date="2025-06-20T21:38:00Z"/>
          <w:rFonts w:ascii="Consolas" w:hAnsi="Consolas"/>
          <w:sz w:val="18"/>
          <w:szCs w:val="18"/>
          <w:lang w:val="en-US"/>
        </w:rPr>
      </w:pPr>
      <w:del w:id="434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23C889A3" w14:textId="23C3177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46" w:author="Hitech" w:date="2025-06-20T21:38:00Z"/>
          <w:rFonts w:ascii="Consolas" w:hAnsi="Consolas"/>
          <w:sz w:val="18"/>
          <w:szCs w:val="18"/>
          <w:lang w:val="en-US"/>
        </w:rPr>
      </w:pPr>
      <w:del w:id="43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5F550216" w14:textId="0E68796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48" w:author="Hitech" w:date="2025-06-20T21:38:00Z"/>
          <w:rFonts w:ascii="Consolas" w:hAnsi="Consolas"/>
          <w:sz w:val="18"/>
          <w:szCs w:val="18"/>
          <w:lang w:val="en-US"/>
        </w:rPr>
      </w:pPr>
      <w:del w:id="43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'2':</w:delText>
        </w:r>
      </w:del>
    </w:p>
    <w:p w14:paraId="5B3DF7F5" w14:textId="5906A60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50" w:author="Hitech" w:date="2025-06-20T21:38:00Z"/>
          <w:rFonts w:ascii="Consolas" w:hAnsi="Consolas"/>
          <w:sz w:val="18"/>
          <w:szCs w:val="18"/>
          <w:lang w:val="en-US"/>
        </w:rPr>
      </w:pPr>
      <w:del w:id="43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try</w:delText>
        </w:r>
      </w:del>
    </w:p>
    <w:p w14:paraId="735E5668" w14:textId="2FE30B4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52" w:author="Hitech" w:date="2025-06-20T21:38:00Z"/>
          <w:rFonts w:ascii="Consolas" w:hAnsi="Consolas"/>
          <w:sz w:val="18"/>
          <w:szCs w:val="18"/>
          <w:lang w:val="en-US"/>
        </w:rPr>
      </w:pPr>
      <w:del w:id="43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0525BCE9" w14:textId="3433EBD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54" w:author="Hitech" w:date="2025-06-20T21:38:00Z"/>
          <w:rFonts w:ascii="Consolas" w:hAnsi="Consolas"/>
          <w:sz w:val="18"/>
          <w:szCs w:val="18"/>
          <w:lang w:val="en-US"/>
        </w:rPr>
      </w:pPr>
      <w:del w:id="43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13CCE421" w14:textId="46EC9E6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56" w:author="Hitech" w:date="2025-06-20T21:38:00Z"/>
          <w:rFonts w:ascii="Consolas" w:hAnsi="Consolas"/>
          <w:sz w:val="18"/>
          <w:szCs w:val="18"/>
          <w:lang w:val="en-US"/>
        </w:rPr>
      </w:pPr>
      <w:del w:id="43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list2.Add(Client.AddClient());</w:delText>
        </w:r>
      </w:del>
    </w:p>
    <w:p w14:paraId="36588348" w14:textId="7E84DD4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58" w:author="Hitech" w:date="2025-06-20T21:38:00Z"/>
          <w:rFonts w:ascii="Consolas" w:hAnsi="Consolas"/>
          <w:sz w:val="18"/>
          <w:szCs w:val="18"/>
          <w:lang w:val="en-US"/>
        </w:rPr>
      </w:pPr>
      <w:del w:id="43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ConsoleColor.Green;</w:delText>
        </w:r>
      </w:del>
    </w:p>
    <w:p w14:paraId="7CB12AF5" w14:textId="31D55FB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60" w:author="Hitech" w:date="2025-06-20T21:38:00Z"/>
          <w:rFonts w:ascii="Consolas" w:hAnsi="Consolas"/>
          <w:sz w:val="18"/>
          <w:szCs w:val="18"/>
        </w:rPr>
      </w:pPr>
      <w:del w:id="43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Console.WriteLine("Новый клиент успешно добавлен");</w:delText>
        </w:r>
      </w:del>
    </w:p>
    <w:p w14:paraId="33C9F5FC" w14:textId="61C6A9C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62" w:author="Hitech" w:date="2025-06-20T21:38:00Z"/>
          <w:rFonts w:ascii="Consolas" w:hAnsi="Consolas"/>
          <w:sz w:val="18"/>
          <w:szCs w:val="18"/>
        </w:rPr>
      </w:pPr>
      <w:del w:id="436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Console.ResetColor();</w:delText>
        </w:r>
      </w:del>
    </w:p>
    <w:p w14:paraId="65EE9D7C" w14:textId="7DFE68A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64" w:author="Hitech" w:date="2025-06-20T21:38:00Z"/>
          <w:rFonts w:ascii="Consolas" w:hAnsi="Consolas"/>
          <w:sz w:val="18"/>
          <w:szCs w:val="18"/>
          <w:lang w:val="en-US"/>
        </w:rPr>
      </w:pPr>
      <w:del w:id="436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Console.Write("Хотите продолжить выбор из первого меню?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0E1C8F31" w14:textId="2402D9B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66" w:author="Hitech" w:date="2025-06-20T21:38:00Z"/>
          <w:rFonts w:ascii="Consolas" w:hAnsi="Consolas"/>
          <w:sz w:val="18"/>
          <w:szCs w:val="18"/>
          <w:lang w:val="en-US"/>
        </w:rPr>
      </w:pPr>
      <w:del w:id="43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string answer = Console.ReadLine();</w:delText>
        </w:r>
      </w:del>
    </w:p>
    <w:p w14:paraId="78AE08EA" w14:textId="15D2919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68" w:author="Hitech" w:date="2025-06-20T21:38:00Z"/>
          <w:rFonts w:ascii="Consolas" w:hAnsi="Consolas"/>
          <w:sz w:val="18"/>
          <w:szCs w:val="18"/>
          <w:lang w:val="en-US"/>
        </w:rPr>
      </w:pPr>
      <w:del w:id="43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foreach (var elem in list2)</w:delText>
        </w:r>
      </w:del>
    </w:p>
    <w:p w14:paraId="4798E91A" w14:textId="4A29200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70" w:author="Hitech" w:date="2025-06-20T21:38:00Z"/>
          <w:rFonts w:ascii="Consolas" w:hAnsi="Consolas"/>
          <w:sz w:val="18"/>
          <w:szCs w:val="18"/>
          <w:lang w:val="en-US"/>
        </w:rPr>
      </w:pPr>
      <w:del w:id="43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50335A18" w14:textId="26BDBCC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72" w:author="Hitech" w:date="2025-06-20T21:38:00Z"/>
          <w:rFonts w:ascii="Consolas" w:hAnsi="Consolas"/>
          <w:sz w:val="18"/>
          <w:szCs w:val="18"/>
          <w:lang w:val="en-US"/>
        </w:rPr>
      </w:pPr>
      <w:del w:id="43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elem.SaveClients();</w:delText>
        </w:r>
      </w:del>
    </w:p>
    <w:p w14:paraId="5D1427C7" w14:textId="57FEEB4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74" w:author="Hitech" w:date="2025-06-20T21:38:00Z"/>
          <w:rFonts w:ascii="Consolas" w:hAnsi="Consolas"/>
          <w:sz w:val="18"/>
          <w:szCs w:val="18"/>
          <w:lang w:val="en-US"/>
        </w:rPr>
      </w:pPr>
      <w:del w:id="43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6946EE0F" w14:textId="5F67E82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76" w:author="Hitech" w:date="2025-06-20T21:38:00Z"/>
          <w:rFonts w:ascii="Consolas" w:hAnsi="Consolas"/>
          <w:sz w:val="18"/>
          <w:szCs w:val="18"/>
          <w:lang w:val="en-US"/>
        </w:rPr>
      </w:pPr>
      <w:del w:id="43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if (answer=="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"||answer=="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61279D73" w14:textId="3042B96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78" w:author="Hitech" w:date="2025-06-20T21:38:00Z"/>
          <w:rFonts w:ascii="Consolas" w:hAnsi="Consolas"/>
          <w:sz w:val="18"/>
          <w:szCs w:val="18"/>
          <w:lang w:val="en-US"/>
        </w:rPr>
      </w:pPr>
      <w:del w:id="43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47D0231D" w14:textId="2B2FBF3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80" w:author="Hitech" w:date="2025-06-20T21:38:00Z"/>
          <w:rFonts w:ascii="Consolas" w:hAnsi="Consolas"/>
          <w:sz w:val="18"/>
          <w:szCs w:val="18"/>
          <w:lang w:val="en-US"/>
        </w:rPr>
      </w:pPr>
      <w:del w:id="43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flag = false;</w:delText>
        </w:r>
      </w:del>
    </w:p>
    <w:p w14:paraId="16DFDD50" w14:textId="61C6D38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82" w:author="Hitech" w:date="2025-06-20T21:38:00Z"/>
          <w:rFonts w:ascii="Consolas" w:hAnsi="Consolas"/>
          <w:sz w:val="18"/>
          <w:szCs w:val="18"/>
          <w:lang w:val="en-US"/>
        </w:rPr>
      </w:pPr>
      <w:del w:id="43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253A0E5F" w14:textId="23ACDCB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84" w:author="Hitech" w:date="2025-06-20T21:38:00Z"/>
          <w:rFonts w:ascii="Consolas" w:hAnsi="Consolas"/>
          <w:sz w:val="18"/>
          <w:szCs w:val="18"/>
          <w:lang w:val="en-US"/>
        </w:rPr>
      </w:pPr>
      <w:del w:id="43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3F4610DA" w14:textId="399D5FE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86" w:author="Hitech" w:date="2025-06-20T21:38:00Z"/>
          <w:rFonts w:ascii="Consolas" w:hAnsi="Consolas"/>
          <w:sz w:val="18"/>
          <w:szCs w:val="18"/>
          <w:lang w:val="en-US"/>
        </w:rPr>
      </w:pPr>
      <w:del w:id="43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catch</w:delText>
        </w:r>
      </w:del>
    </w:p>
    <w:p w14:paraId="7E0159D4" w14:textId="65751CE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88" w:author="Hitech" w:date="2025-06-20T21:38:00Z"/>
          <w:rFonts w:ascii="Consolas" w:hAnsi="Consolas"/>
          <w:sz w:val="18"/>
          <w:szCs w:val="18"/>
          <w:lang w:val="en-US"/>
        </w:rPr>
      </w:pPr>
      <w:del w:id="43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14E003AB" w14:textId="58E37B2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90" w:author="Hitech" w:date="2025-06-20T21:38:00Z"/>
          <w:rFonts w:ascii="Consolas" w:hAnsi="Consolas"/>
          <w:sz w:val="18"/>
          <w:szCs w:val="18"/>
          <w:lang w:val="en-US"/>
        </w:rPr>
      </w:pPr>
      <w:del w:id="43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ConsoleColor.Red;</w:delText>
        </w:r>
      </w:del>
    </w:p>
    <w:p w14:paraId="70F96F17" w14:textId="3D78B55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92" w:author="Hitech" w:date="2025-06-20T21:38:00Z"/>
          <w:rFonts w:ascii="Consolas" w:hAnsi="Consolas"/>
          <w:sz w:val="18"/>
          <w:szCs w:val="18"/>
        </w:rPr>
      </w:pPr>
      <w:del w:id="43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Console.WriteLine("Произошла ошибка, попробуйте еще раз");</w:delText>
        </w:r>
      </w:del>
    </w:p>
    <w:p w14:paraId="2C27B97F" w14:textId="3BBD6BA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94" w:author="Hitech" w:date="2025-06-20T21:38:00Z"/>
          <w:rFonts w:ascii="Consolas" w:hAnsi="Consolas"/>
          <w:sz w:val="18"/>
          <w:szCs w:val="18"/>
          <w:lang w:val="en-US"/>
        </w:rPr>
      </w:pPr>
      <w:del w:id="439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0B040599" w14:textId="6CD6A24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96" w:author="Hitech" w:date="2025-06-20T21:38:00Z"/>
          <w:rFonts w:ascii="Consolas" w:hAnsi="Consolas"/>
          <w:sz w:val="18"/>
          <w:szCs w:val="18"/>
          <w:lang w:val="en-US"/>
        </w:rPr>
      </w:pPr>
      <w:del w:id="43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3457647F" w14:textId="011B7C3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98" w:author="Hitech" w:date="2025-06-20T21:38:00Z"/>
          <w:rFonts w:ascii="Consolas" w:hAnsi="Consolas"/>
          <w:sz w:val="18"/>
          <w:szCs w:val="18"/>
          <w:lang w:val="en-US"/>
        </w:rPr>
      </w:pPr>
      <w:del w:id="43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17B73288" w14:textId="167A2E4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00" w:author="Hitech" w:date="2025-06-20T21:38:00Z"/>
          <w:rFonts w:ascii="Consolas" w:hAnsi="Consolas"/>
          <w:sz w:val="18"/>
          <w:szCs w:val="18"/>
          <w:lang w:val="en-US"/>
        </w:rPr>
      </w:pPr>
      <w:del w:id="44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'3':</w:delText>
        </w:r>
      </w:del>
    </w:p>
    <w:p w14:paraId="6A1A4F70" w14:textId="684DB51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02" w:author="Hitech" w:date="2025-06-20T21:38:00Z"/>
          <w:rFonts w:ascii="Consolas" w:hAnsi="Consolas"/>
          <w:sz w:val="18"/>
          <w:szCs w:val="18"/>
          <w:lang w:val="en-US"/>
        </w:rPr>
      </w:pPr>
      <w:del w:id="44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try</w:delText>
        </w:r>
      </w:del>
    </w:p>
    <w:p w14:paraId="0E667932" w14:textId="0828A57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04" w:author="Hitech" w:date="2025-06-20T21:38:00Z"/>
          <w:rFonts w:ascii="Consolas" w:hAnsi="Consolas"/>
          <w:sz w:val="18"/>
          <w:szCs w:val="18"/>
          <w:lang w:val="en-US"/>
        </w:rPr>
      </w:pPr>
      <w:del w:id="44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0C443029" w14:textId="7B4D957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06" w:author="Hitech" w:date="2025-06-20T21:38:00Z"/>
          <w:rFonts w:ascii="Consolas" w:hAnsi="Consolas"/>
          <w:sz w:val="18"/>
          <w:szCs w:val="18"/>
          <w:lang w:val="en-US"/>
        </w:rPr>
      </w:pPr>
      <w:del w:id="44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2EF842D4" w14:textId="6A6B01C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08" w:author="Hitech" w:date="2025-06-20T21:38:00Z"/>
          <w:rFonts w:ascii="Consolas" w:hAnsi="Consolas"/>
          <w:sz w:val="18"/>
          <w:szCs w:val="18"/>
          <w:lang w:val="en-US"/>
        </w:rPr>
      </w:pPr>
      <w:del w:id="44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list3.Add(Employee.AddEmployee());</w:delText>
        </w:r>
      </w:del>
    </w:p>
    <w:p w14:paraId="05287FC2" w14:textId="2630986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10" w:author="Hitech" w:date="2025-06-20T21:38:00Z"/>
          <w:rFonts w:ascii="Consolas" w:hAnsi="Consolas"/>
          <w:sz w:val="18"/>
          <w:szCs w:val="18"/>
          <w:lang w:val="en-US"/>
        </w:rPr>
      </w:pPr>
      <w:del w:id="44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ConsoleColor.Green;</w:delText>
        </w:r>
      </w:del>
    </w:p>
    <w:p w14:paraId="7DB9E68D" w14:textId="7A94275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12" w:author="Hitech" w:date="2025-06-20T21:38:00Z"/>
          <w:rFonts w:ascii="Consolas" w:hAnsi="Consolas"/>
          <w:sz w:val="18"/>
          <w:szCs w:val="18"/>
          <w:lang w:val="en-US"/>
        </w:rPr>
      </w:pPr>
      <w:del w:id="44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Новый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служащий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успешно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добавлен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5FCEAE73" w14:textId="6D387B9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14" w:author="Hitech" w:date="2025-06-20T21:38:00Z"/>
          <w:rFonts w:ascii="Consolas" w:hAnsi="Consolas"/>
          <w:sz w:val="18"/>
          <w:szCs w:val="18"/>
        </w:rPr>
      </w:pPr>
      <w:del w:id="44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Console.ResetColor();</w:delText>
        </w:r>
      </w:del>
    </w:p>
    <w:p w14:paraId="17075C1A" w14:textId="79D4A3C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16" w:author="Hitech" w:date="2025-06-20T21:38:00Z"/>
          <w:rFonts w:ascii="Consolas" w:hAnsi="Consolas"/>
          <w:sz w:val="18"/>
          <w:szCs w:val="18"/>
          <w:lang w:val="en-US"/>
        </w:rPr>
      </w:pPr>
      <w:del w:id="441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Console.Write("Хотите продолжить выбор из первого меню?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1065219F" w14:textId="6D9C15B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18" w:author="Hitech" w:date="2025-06-20T21:38:00Z"/>
          <w:rFonts w:ascii="Consolas" w:hAnsi="Consolas"/>
          <w:sz w:val="18"/>
          <w:szCs w:val="18"/>
          <w:lang w:val="en-US"/>
        </w:rPr>
      </w:pPr>
      <w:del w:id="44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string answer = Console.ReadLine();</w:delText>
        </w:r>
      </w:del>
    </w:p>
    <w:p w14:paraId="12C791E1" w14:textId="17F9A9E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20" w:author="Hitech" w:date="2025-06-20T21:38:00Z"/>
          <w:rFonts w:ascii="Consolas" w:hAnsi="Consolas"/>
          <w:sz w:val="18"/>
          <w:szCs w:val="18"/>
          <w:lang w:val="en-US"/>
        </w:rPr>
      </w:pPr>
      <w:del w:id="44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foreach (var elem in list3)</w:delText>
        </w:r>
      </w:del>
    </w:p>
    <w:p w14:paraId="0D34124C" w14:textId="5FF6F09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22" w:author="Hitech" w:date="2025-06-20T21:38:00Z"/>
          <w:rFonts w:ascii="Consolas" w:hAnsi="Consolas"/>
          <w:sz w:val="18"/>
          <w:szCs w:val="18"/>
          <w:lang w:val="en-US"/>
        </w:rPr>
      </w:pPr>
      <w:del w:id="44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21AEB1DF" w14:textId="1F7867C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24" w:author="Hitech" w:date="2025-06-20T21:38:00Z"/>
          <w:rFonts w:ascii="Consolas" w:hAnsi="Consolas"/>
          <w:sz w:val="18"/>
          <w:szCs w:val="18"/>
          <w:lang w:val="en-US"/>
        </w:rPr>
      </w:pPr>
      <w:del w:id="44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elem.SaveEmployees();</w:delText>
        </w:r>
      </w:del>
    </w:p>
    <w:p w14:paraId="45EA7DB2" w14:textId="693253D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26" w:author="Hitech" w:date="2025-06-20T21:38:00Z"/>
          <w:rFonts w:ascii="Consolas" w:hAnsi="Consolas"/>
          <w:sz w:val="18"/>
          <w:szCs w:val="18"/>
          <w:lang w:val="en-US"/>
        </w:rPr>
      </w:pPr>
      <w:del w:id="44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4FE4ECA8" w14:textId="786409B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28" w:author="Hitech" w:date="2025-06-20T21:38:00Z"/>
          <w:rFonts w:ascii="Consolas" w:hAnsi="Consolas"/>
          <w:sz w:val="18"/>
          <w:szCs w:val="18"/>
          <w:lang w:val="en-US"/>
        </w:rPr>
      </w:pPr>
      <w:del w:id="44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1C57BE74" w14:textId="30D4E7A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30" w:author="Hitech" w:date="2025-06-20T21:38:00Z"/>
          <w:rFonts w:ascii="Consolas" w:hAnsi="Consolas"/>
          <w:sz w:val="18"/>
          <w:szCs w:val="18"/>
          <w:lang w:val="en-US"/>
        </w:rPr>
      </w:pPr>
      <w:del w:id="44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6D321E50" w14:textId="72C8B4F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32" w:author="Hitech" w:date="2025-06-20T21:38:00Z"/>
          <w:rFonts w:ascii="Consolas" w:hAnsi="Consolas"/>
          <w:sz w:val="18"/>
          <w:szCs w:val="18"/>
          <w:lang w:val="en-US"/>
        </w:rPr>
      </w:pPr>
      <w:del w:id="44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flag = false;</w:delText>
        </w:r>
      </w:del>
    </w:p>
    <w:p w14:paraId="36C1C96A" w14:textId="1701336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34" w:author="Hitech" w:date="2025-06-20T21:38:00Z"/>
          <w:rFonts w:ascii="Consolas" w:hAnsi="Consolas"/>
          <w:sz w:val="18"/>
          <w:szCs w:val="18"/>
          <w:lang w:val="en-US"/>
        </w:rPr>
      </w:pPr>
      <w:del w:id="44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4358C624" w14:textId="241DBCB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36" w:author="Hitech" w:date="2025-06-20T21:38:00Z"/>
          <w:rFonts w:ascii="Consolas" w:hAnsi="Consolas"/>
          <w:sz w:val="18"/>
          <w:szCs w:val="18"/>
          <w:lang w:val="en-US"/>
        </w:rPr>
      </w:pPr>
      <w:del w:id="44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3FB63CBA" w14:textId="23DD076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38" w:author="Hitech" w:date="2025-06-20T21:38:00Z"/>
          <w:rFonts w:ascii="Consolas" w:hAnsi="Consolas"/>
          <w:sz w:val="18"/>
          <w:szCs w:val="18"/>
          <w:lang w:val="en-US"/>
        </w:rPr>
      </w:pPr>
      <w:del w:id="44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catch</w:delText>
        </w:r>
      </w:del>
    </w:p>
    <w:p w14:paraId="4D4489C1" w14:textId="7171D53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40" w:author="Hitech" w:date="2025-06-20T21:38:00Z"/>
          <w:rFonts w:ascii="Consolas" w:hAnsi="Consolas"/>
          <w:sz w:val="18"/>
          <w:szCs w:val="18"/>
          <w:lang w:val="en-US"/>
        </w:rPr>
      </w:pPr>
      <w:del w:id="44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59659750" w14:textId="370E17F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42" w:author="Hitech" w:date="2025-06-20T21:38:00Z"/>
          <w:rFonts w:ascii="Consolas" w:hAnsi="Consolas"/>
          <w:sz w:val="18"/>
          <w:szCs w:val="18"/>
          <w:lang w:val="en-US"/>
        </w:rPr>
      </w:pPr>
      <w:del w:id="44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ConsoleColor.Red;</w:delText>
        </w:r>
      </w:del>
    </w:p>
    <w:p w14:paraId="296ACEFA" w14:textId="3082E36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44" w:author="Hitech" w:date="2025-06-20T21:38:00Z"/>
          <w:rFonts w:ascii="Consolas" w:hAnsi="Consolas"/>
          <w:sz w:val="18"/>
          <w:szCs w:val="18"/>
        </w:rPr>
      </w:pPr>
      <w:del w:id="44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Console.WriteLine("Произошла ошибка, попробуйте еще раз");</w:delText>
        </w:r>
      </w:del>
    </w:p>
    <w:p w14:paraId="01930A6A" w14:textId="615EFC1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46" w:author="Hitech" w:date="2025-06-20T21:38:00Z"/>
          <w:rFonts w:ascii="Consolas" w:hAnsi="Consolas"/>
          <w:sz w:val="18"/>
          <w:szCs w:val="18"/>
          <w:lang w:val="en-US"/>
        </w:rPr>
      </w:pPr>
      <w:del w:id="444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010343D4" w14:textId="13F8FFB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48" w:author="Hitech" w:date="2025-06-20T21:38:00Z"/>
          <w:rFonts w:ascii="Consolas" w:hAnsi="Consolas"/>
          <w:sz w:val="18"/>
          <w:szCs w:val="18"/>
          <w:lang w:val="en-US"/>
        </w:rPr>
      </w:pPr>
      <w:del w:id="44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754DBBC9" w14:textId="52775D7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50" w:author="Hitech" w:date="2025-06-20T21:38:00Z"/>
          <w:rFonts w:ascii="Consolas" w:hAnsi="Consolas"/>
          <w:sz w:val="18"/>
          <w:szCs w:val="18"/>
          <w:lang w:val="en-US"/>
        </w:rPr>
      </w:pPr>
      <w:del w:id="44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4229F3F5" w14:textId="4849380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52" w:author="Hitech" w:date="2025-06-20T21:38:00Z"/>
          <w:rFonts w:ascii="Consolas" w:hAnsi="Consolas"/>
          <w:sz w:val="18"/>
          <w:szCs w:val="18"/>
          <w:lang w:val="en-US"/>
        </w:rPr>
      </w:pPr>
      <w:del w:id="44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'4':</w:delText>
        </w:r>
      </w:del>
    </w:p>
    <w:p w14:paraId="5E80D8BE" w14:textId="3BF66AC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54" w:author="Hitech" w:date="2025-06-20T21:38:00Z"/>
          <w:rFonts w:ascii="Consolas" w:hAnsi="Consolas"/>
          <w:sz w:val="18"/>
          <w:szCs w:val="18"/>
          <w:lang w:val="en-US"/>
        </w:rPr>
      </w:pPr>
      <w:del w:id="44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flag = false;</w:delText>
        </w:r>
      </w:del>
    </w:p>
    <w:p w14:paraId="1007C998" w14:textId="776B747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56" w:author="Hitech" w:date="2025-06-20T21:38:00Z"/>
          <w:rFonts w:ascii="Consolas" w:hAnsi="Consolas"/>
          <w:sz w:val="18"/>
          <w:szCs w:val="18"/>
          <w:lang w:val="en-US"/>
        </w:rPr>
      </w:pPr>
      <w:del w:id="44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15CD7429" w14:textId="67DBB68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58" w:author="Hitech" w:date="2025-06-20T21:38:00Z"/>
          <w:rFonts w:ascii="Consolas" w:hAnsi="Consolas"/>
          <w:sz w:val="18"/>
          <w:szCs w:val="18"/>
          <w:lang w:val="en-US"/>
        </w:rPr>
      </w:pPr>
      <w:del w:id="44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default:Console.WriteLine("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05EDF542" w14:textId="72F5E1B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60" w:author="Hitech" w:date="2025-06-20T21:38:00Z"/>
          <w:rFonts w:ascii="Consolas" w:hAnsi="Consolas"/>
          <w:sz w:val="18"/>
          <w:szCs w:val="18"/>
          <w:lang w:val="en-US"/>
        </w:rPr>
      </w:pPr>
      <w:del w:id="44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14E68679" w14:textId="5DE1C5D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62" w:author="Hitech" w:date="2025-06-20T21:38:00Z"/>
          <w:rFonts w:ascii="Consolas" w:hAnsi="Consolas"/>
          <w:sz w:val="18"/>
          <w:szCs w:val="18"/>
          <w:lang w:val="en-US"/>
        </w:rPr>
      </w:pPr>
      <w:del w:id="44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}</w:delText>
        </w:r>
      </w:del>
    </w:p>
    <w:p w14:paraId="6AC18AD9" w14:textId="396F62C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64" w:author="Hitech" w:date="2025-06-20T21:38:00Z"/>
          <w:rFonts w:ascii="Consolas" w:hAnsi="Consolas"/>
          <w:sz w:val="18"/>
          <w:szCs w:val="18"/>
          <w:lang w:val="en-US"/>
        </w:rPr>
      </w:pPr>
      <w:del w:id="44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}</w:delText>
        </w:r>
      </w:del>
    </w:p>
    <w:p w14:paraId="1DF89E32" w14:textId="012E5E4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66" w:author="Hitech" w:date="2025-06-20T21:38:00Z"/>
          <w:rFonts w:ascii="Consolas" w:hAnsi="Consolas"/>
          <w:sz w:val="18"/>
          <w:szCs w:val="18"/>
          <w:lang w:val="en-US"/>
        </w:rPr>
      </w:pPr>
      <w:del w:id="44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bool flag_main = true;</w:delText>
        </w:r>
      </w:del>
    </w:p>
    <w:p w14:paraId="65D9A533" w14:textId="6AE4147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68" w:author="Hitech" w:date="2025-06-20T21:38:00Z"/>
          <w:rFonts w:ascii="Consolas" w:hAnsi="Consolas"/>
          <w:sz w:val="18"/>
          <w:szCs w:val="18"/>
          <w:lang w:val="en-US"/>
        </w:rPr>
      </w:pPr>
      <w:del w:id="44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while (flag_main)</w:delText>
        </w:r>
      </w:del>
    </w:p>
    <w:p w14:paraId="69A388D7" w14:textId="4AF24CC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70" w:author="Hitech" w:date="2025-06-20T21:38:00Z"/>
          <w:rFonts w:ascii="Consolas" w:hAnsi="Consolas"/>
          <w:sz w:val="18"/>
          <w:szCs w:val="18"/>
          <w:lang w:val="en-US"/>
        </w:rPr>
      </w:pPr>
      <w:del w:id="44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{</w:delText>
        </w:r>
      </w:del>
    </w:p>
    <w:p w14:paraId="41C58EDA" w14:textId="4C779BF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72" w:author="Hitech" w:date="2025-06-20T21:38:00Z"/>
          <w:rFonts w:ascii="Consolas" w:hAnsi="Consolas"/>
          <w:sz w:val="18"/>
          <w:szCs w:val="18"/>
          <w:lang w:val="en-US"/>
        </w:rPr>
      </w:pPr>
      <w:del w:id="44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Console.Clear();</w:delText>
        </w:r>
      </w:del>
    </w:p>
    <w:p w14:paraId="53060681" w14:textId="23A67B3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74" w:author="Hitech" w:date="2025-06-20T21:38:00Z"/>
          <w:rFonts w:ascii="Consolas" w:hAnsi="Consolas"/>
          <w:sz w:val="18"/>
          <w:szCs w:val="18"/>
          <w:lang w:val="en-US"/>
        </w:rPr>
      </w:pPr>
      <w:del w:id="44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Console.ForegroundColor = ConsoleColor.DarkBlue;</w:delText>
        </w:r>
      </w:del>
    </w:p>
    <w:p w14:paraId="29345D61" w14:textId="765A54E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76" w:author="Hitech" w:date="2025-06-20T21:38:00Z"/>
          <w:rFonts w:ascii="Consolas" w:hAnsi="Consolas"/>
          <w:sz w:val="18"/>
          <w:szCs w:val="18"/>
          <w:lang w:val="en-US"/>
        </w:rPr>
      </w:pPr>
      <w:del w:id="44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ГЛАВНОЕ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МЕНЮ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58EF15E6" w14:textId="0278066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78" w:author="Hitech" w:date="2025-06-20T21:38:00Z"/>
          <w:rFonts w:ascii="Consolas" w:hAnsi="Consolas"/>
          <w:sz w:val="18"/>
          <w:szCs w:val="18"/>
          <w:lang w:val="en-US"/>
        </w:rPr>
      </w:pPr>
      <w:del w:id="44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Console.ResetColor();</w:delText>
        </w:r>
      </w:del>
    </w:p>
    <w:p w14:paraId="6727F337" w14:textId="519A40D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80" w:author="Hitech" w:date="2025-06-20T21:38:00Z"/>
          <w:rFonts w:ascii="Consolas" w:hAnsi="Consolas"/>
          <w:sz w:val="18"/>
          <w:szCs w:val="18"/>
          <w:lang w:val="en-US"/>
        </w:rPr>
      </w:pPr>
      <w:del w:id="44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Console.ForegroundColor = ConsoleColor.DarkYellow;</w:delText>
        </w:r>
      </w:del>
    </w:p>
    <w:p w14:paraId="02AA7CF2" w14:textId="27CA24F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82" w:author="Hitech" w:date="2025-06-20T21:38:00Z"/>
          <w:rFonts w:ascii="Consolas" w:hAnsi="Consolas"/>
          <w:sz w:val="18"/>
          <w:szCs w:val="18"/>
          <w:lang w:val="en-US"/>
        </w:rPr>
      </w:pPr>
      <w:del w:id="44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Console.WriteLine("[1] </w:delText>
        </w:r>
        <w:r w:rsidRPr="00B527B2" w:rsidDel="00B310DD">
          <w:rPr>
            <w:rFonts w:ascii="Consolas" w:hAnsi="Consolas"/>
            <w:sz w:val="18"/>
            <w:szCs w:val="18"/>
          </w:rPr>
          <w:delText>Номера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6187FBF8" w14:textId="06680DB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84" w:author="Hitech" w:date="2025-06-20T21:38:00Z"/>
          <w:rFonts w:ascii="Consolas" w:hAnsi="Consolas"/>
          <w:sz w:val="18"/>
          <w:szCs w:val="18"/>
          <w:lang w:val="en-US"/>
        </w:rPr>
      </w:pPr>
      <w:del w:id="44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Console.WriteLine("[2] </w:delText>
        </w:r>
        <w:r w:rsidRPr="00B527B2" w:rsidDel="00B310DD">
          <w:rPr>
            <w:rFonts w:ascii="Consolas" w:hAnsi="Consolas"/>
            <w:sz w:val="18"/>
            <w:szCs w:val="18"/>
          </w:rPr>
          <w:delText>Клиенты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38DA51CE" w14:textId="783FC48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86" w:author="Hitech" w:date="2025-06-20T21:38:00Z"/>
          <w:rFonts w:ascii="Consolas" w:hAnsi="Consolas"/>
          <w:sz w:val="18"/>
          <w:szCs w:val="18"/>
          <w:lang w:val="en-US"/>
        </w:rPr>
      </w:pPr>
      <w:del w:id="44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Console.WriteLine("[3] </w:delText>
        </w:r>
        <w:r w:rsidRPr="00B527B2" w:rsidDel="00B310DD">
          <w:rPr>
            <w:rFonts w:ascii="Consolas" w:hAnsi="Consolas"/>
            <w:sz w:val="18"/>
            <w:szCs w:val="18"/>
          </w:rPr>
          <w:delText>Служащие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2A812E38" w14:textId="5354385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88" w:author="Hitech" w:date="2025-06-20T21:38:00Z"/>
          <w:rFonts w:ascii="Consolas" w:hAnsi="Consolas"/>
          <w:sz w:val="18"/>
          <w:szCs w:val="18"/>
          <w:lang w:val="en-US"/>
        </w:rPr>
      </w:pPr>
      <w:del w:id="44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Console.WriteLine("[4] </w:delText>
        </w:r>
        <w:r w:rsidRPr="00B527B2" w:rsidDel="00B310DD">
          <w:rPr>
            <w:rFonts w:ascii="Consolas" w:hAnsi="Consolas"/>
            <w:sz w:val="18"/>
            <w:szCs w:val="18"/>
          </w:rPr>
          <w:delText>Выход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из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программы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38D6E0C7" w14:textId="61028F8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90" w:author="Hitech" w:date="2025-06-20T21:38:00Z"/>
          <w:rFonts w:ascii="Consolas" w:hAnsi="Consolas"/>
          <w:sz w:val="18"/>
          <w:szCs w:val="18"/>
          <w:lang w:val="en-US"/>
        </w:rPr>
      </w:pPr>
      <w:del w:id="44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Console.ResetColor();</w:delText>
        </w:r>
      </w:del>
    </w:p>
    <w:p w14:paraId="267A023E" w14:textId="3A4884F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92" w:author="Hitech" w:date="2025-06-20T21:38:00Z"/>
          <w:rFonts w:ascii="Consolas" w:hAnsi="Consolas"/>
          <w:sz w:val="18"/>
          <w:szCs w:val="18"/>
          <w:lang w:val="en-US"/>
        </w:rPr>
      </w:pPr>
      <w:del w:id="44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switch (Console.ReadKey(true).KeyChar)</w:delText>
        </w:r>
      </w:del>
    </w:p>
    <w:p w14:paraId="31B4D718" w14:textId="0B227CB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94" w:author="Hitech" w:date="2025-06-20T21:38:00Z"/>
          <w:rFonts w:ascii="Consolas" w:hAnsi="Consolas"/>
          <w:sz w:val="18"/>
          <w:szCs w:val="18"/>
          <w:lang w:val="en-US"/>
        </w:rPr>
      </w:pPr>
      <w:del w:id="44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{</w:delText>
        </w:r>
      </w:del>
    </w:p>
    <w:p w14:paraId="01AC9401" w14:textId="4516F85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96" w:author="Hitech" w:date="2025-06-20T21:38:00Z"/>
          <w:rFonts w:ascii="Consolas" w:hAnsi="Consolas"/>
          <w:sz w:val="18"/>
          <w:szCs w:val="18"/>
          <w:lang w:val="en-US"/>
        </w:rPr>
      </w:pPr>
      <w:del w:id="44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'1':</w:delText>
        </w:r>
      </w:del>
    </w:p>
    <w:p w14:paraId="54B6AD80" w14:textId="79C1F29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98" w:author="Hitech" w:date="2025-06-20T21:38:00Z"/>
          <w:rFonts w:ascii="Consolas" w:hAnsi="Consolas"/>
          <w:sz w:val="18"/>
          <w:szCs w:val="18"/>
          <w:lang w:val="en-US"/>
        </w:rPr>
      </w:pPr>
      <w:del w:id="44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bool flag_number = true;</w:delText>
        </w:r>
      </w:del>
    </w:p>
    <w:p w14:paraId="7F2AD7BF" w14:textId="2083A3A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00" w:author="Hitech" w:date="2025-06-20T21:38:00Z"/>
          <w:rFonts w:ascii="Consolas" w:hAnsi="Consolas"/>
          <w:sz w:val="18"/>
          <w:szCs w:val="18"/>
          <w:lang w:val="en-US"/>
        </w:rPr>
      </w:pPr>
      <w:del w:id="45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while(flag_number)</w:delText>
        </w:r>
      </w:del>
    </w:p>
    <w:p w14:paraId="29A3BFD6" w14:textId="752B1F8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02" w:author="Hitech" w:date="2025-06-20T21:38:00Z"/>
          <w:rFonts w:ascii="Consolas" w:hAnsi="Consolas"/>
          <w:sz w:val="18"/>
          <w:szCs w:val="18"/>
          <w:lang w:val="en-US"/>
        </w:rPr>
      </w:pPr>
      <w:del w:id="45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0A033B8E" w14:textId="1266602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04" w:author="Hitech" w:date="2025-06-20T21:38:00Z"/>
          <w:rFonts w:ascii="Consolas" w:hAnsi="Consolas"/>
          <w:sz w:val="18"/>
          <w:szCs w:val="18"/>
          <w:lang w:val="en-US"/>
        </w:rPr>
      </w:pPr>
      <w:del w:id="45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39105CA6" w14:textId="7C83A2C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06" w:author="Hitech" w:date="2025-06-20T21:38:00Z"/>
          <w:rFonts w:ascii="Consolas" w:hAnsi="Consolas"/>
          <w:sz w:val="18"/>
          <w:szCs w:val="18"/>
          <w:lang w:val="en-US"/>
        </w:rPr>
      </w:pPr>
      <w:del w:id="45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ConsoleColor.DarkYellow;</w:delText>
        </w:r>
      </w:del>
    </w:p>
    <w:p w14:paraId="43BF30A2" w14:textId="4B96946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08" w:author="Hitech" w:date="2025-06-20T21:38:00Z"/>
          <w:rFonts w:ascii="Consolas" w:hAnsi="Consolas"/>
          <w:sz w:val="18"/>
          <w:szCs w:val="18"/>
          <w:lang w:val="en-US"/>
        </w:rPr>
      </w:pPr>
      <w:del w:id="45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Console.WriteLine("[1] </w:delText>
        </w:r>
        <w:r w:rsidRPr="00B527B2" w:rsidDel="00B310DD">
          <w:rPr>
            <w:rFonts w:ascii="Consolas" w:hAnsi="Consolas"/>
            <w:sz w:val="18"/>
            <w:szCs w:val="18"/>
          </w:rPr>
          <w:delText>Вывод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информации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о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номерах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18B99903" w14:textId="224DD47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10" w:author="Hitech" w:date="2025-06-20T21:38:00Z"/>
          <w:rFonts w:ascii="Consolas" w:hAnsi="Consolas"/>
          <w:sz w:val="18"/>
          <w:szCs w:val="18"/>
        </w:rPr>
      </w:pPr>
      <w:del w:id="45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Console.WriteLine("[2] Стоимость места для определенного номера");</w:delText>
        </w:r>
      </w:del>
    </w:p>
    <w:p w14:paraId="232FB99F" w14:textId="1EDB927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12" w:author="Hitech" w:date="2025-06-20T21:38:00Z"/>
          <w:rFonts w:ascii="Consolas" w:hAnsi="Consolas"/>
          <w:sz w:val="18"/>
          <w:szCs w:val="18"/>
        </w:rPr>
      </w:pPr>
      <w:del w:id="451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Console.WriteLine("[3] Кол-во свободных номеров");</w:delText>
        </w:r>
      </w:del>
    </w:p>
    <w:p w14:paraId="78F0BEB5" w14:textId="2A3E1D2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14" w:author="Hitech" w:date="2025-06-20T21:38:00Z"/>
          <w:rFonts w:ascii="Consolas" w:hAnsi="Consolas"/>
          <w:sz w:val="18"/>
          <w:szCs w:val="18"/>
        </w:rPr>
      </w:pPr>
      <w:del w:id="451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Console.WriteLine("[4] Общая сумма за заселенные номера");</w:delText>
        </w:r>
      </w:del>
    </w:p>
    <w:p w14:paraId="46D11D90" w14:textId="2BF1FDE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16" w:author="Hitech" w:date="2025-06-20T21:38:00Z"/>
          <w:rFonts w:ascii="Consolas" w:hAnsi="Consolas"/>
          <w:sz w:val="18"/>
          <w:szCs w:val="18"/>
        </w:rPr>
      </w:pPr>
      <w:del w:id="451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Console.WriteLine("[5] Выход в главное меню");</w:delText>
        </w:r>
      </w:del>
    </w:p>
    <w:p w14:paraId="5F68083C" w14:textId="68B4390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18" w:author="Hitech" w:date="2025-06-20T21:38:00Z"/>
          <w:rFonts w:ascii="Consolas" w:hAnsi="Consolas"/>
          <w:sz w:val="18"/>
          <w:szCs w:val="18"/>
          <w:lang w:val="en-US"/>
        </w:rPr>
      </w:pPr>
      <w:del w:id="451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3510C75B" w14:textId="64FDD22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20" w:author="Hitech" w:date="2025-06-20T21:38:00Z"/>
          <w:rFonts w:ascii="Consolas" w:hAnsi="Consolas"/>
          <w:sz w:val="18"/>
          <w:szCs w:val="18"/>
          <w:lang w:val="en-US"/>
        </w:rPr>
      </w:pPr>
      <w:del w:id="45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switch(Console.ReadKey(true).KeyChar)</w:delText>
        </w:r>
      </w:del>
    </w:p>
    <w:p w14:paraId="5FBCB491" w14:textId="787537D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22" w:author="Hitech" w:date="2025-06-20T21:38:00Z"/>
          <w:rFonts w:ascii="Consolas" w:hAnsi="Consolas"/>
          <w:sz w:val="18"/>
          <w:szCs w:val="18"/>
          <w:lang w:val="en-US"/>
        </w:rPr>
      </w:pPr>
      <w:del w:id="45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6567F597" w14:textId="43EBA94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24" w:author="Hitech" w:date="2025-06-20T21:38:00Z"/>
          <w:rFonts w:ascii="Consolas" w:hAnsi="Consolas"/>
          <w:sz w:val="18"/>
          <w:szCs w:val="18"/>
          <w:lang w:val="en-US"/>
        </w:rPr>
      </w:pPr>
      <w:del w:id="45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'1':</w:delText>
        </w:r>
      </w:del>
    </w:p>
    <w:p w14:paraId="604596AB" w14:textId="42CA5DA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26" w:author="Hitech" w:date="2025-06-20T21:38:00Z"/>
          <w:rFonts w:ascii="Consolas" w:hAnsi="Consolas"/>
          <w:sz w:val="18"/>
          <w:szCs w:val="18"/>
          <w:lang w:val="en-US"/>
        </w:rPr>
      </w:pPr>
      <w:del w:id="45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68B1FEC7" w14:textId="68781E2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28" w:author="Hitech" w:date="2025-06-20T21:38:00Z"/>
          <w:rFonts w:ascii="Consolas" w:hAnsi="Consolas"/>
          <w:sz w:val="18"/>
          <w:szCs w:val="18"/>
          <w:lang w:val="en-US"/>
        </w:rPr>
      </w:pPr>
      <w:del w:id="45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0F87FE46" w14:textId="632A488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30" w:author="Hitech" w:date="2025-06-20T21:38:00Z"/>
          <w:rFonts w:ascii="Consolas" w:hAnsi="Consolas"/>
          <w:sz w:val="18"/>
          <w:szCs w:val="18"/>
          <w:lang w:val="en-US"/>
        </w:rPr>
      </w:pPr>
      <w:del w:id="45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6F327F12" w14:textId="3A3AE6D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32" w:author="Hitech" w:date="2025-06-20T21:38:00Z"/>
          <w:rFonts w:ascii="Consolas" w:hAnsi="Consolas"/>
          <w:sz w:val="18"/>
          <w:szCs w:val="18"/>
          <w:lang w:val="en-US"/>
        </w:rPr>
      </w:pPr>
      <w:del w:id="45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list1)</w:delText>
        </w:r>
      </w:del>
    </w:p>
    <w:p w14:paraId="7F41C5DA" w14:textId="00B6E15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34" w:author="Hitech" w:date="2025-06-20T21:38:00Z"/>
          <w:rFonts w:ascii="Consolas" w:hAnsi="Consolas"/>
          <w:sz w:val="18"/>
          <w:szCs w:val="18"/>
          <w:lang w:val="en-US"/>
        </w:rPr>
      </w:pPr>
      <w:del w:id="45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19504731" w14:textId="02F047B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36" w:author="Hitech" w:date="2025-06-20T21:38:00Z"/>
          <w:rFonts w:ascii="Consolas" w:hAnsi="Consolas"/>
          <w:sz w:val="18"/>
          <w:szCs w:val="18"/>
          <w:lang w:val="en-US"/>
        </w:rPr>
      </w:pPr>
      <w:del w:id="45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elem.Print();</w:delText>
        </w:r>
      </w:del>
    </w:p>
    <w:p w14:paraId="37C7D42E" w14:textId="56FAE66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38" w:author="Hitech" w:date="2025-06-20T21:38:00Z"/>
          <w:rFonts w:ascii="Consolas" w:hAnsi="Consolas"/>
          <w:sz w:val="18"/>
          <w:szCs w:val="18"/>
          <w:lang w:val="en-US"/>
        </w:rPr>
      </w:pPr>
      <w:del w:id="45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0823B717" w14:textId="7266F7D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40" w:author="Hitech" w:date="2025-06-20T21:38:00Z"/>
          <w:rFonts w:ascii="Consolas" w:hAnsi="Consolas"/>
          <w:sz w:val="18"/>
          <w:szCs w:val="18"/>
          <w:lang w:val="en-US"/>
        </w:rPr>
      </w:pPr>
      <w:del w:id="45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Console.ForegroundColor = ConsoleColor.Green;</w:delText>
        </w:r>
      </w:del>
    </w:p>
    <w:p w14:paraId="5D33A0AE" w14:textId="7D11BD4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42" w:author="Hitech" w:date="2025-06-20T21:38:00Z"/>
          <w:rFonts w:ascii="Consolas" w:hAnsi="Consolas"/>
          <w:sz w:val="18"/>
          <w:szCs w:val="18"/>
        </w:rPr>
      </w:pPr>
      <w:del w:id="45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Console.WriteLine("Информация успешно выведена");</w:delText>
        </w:r>
      </w:del>
    </w:p>
    <w:p w14:paraId="20A81D50" w14:textId="61192EC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44" w:author="Hitech" w:date="2025-06-20T21:38:00Z"/>
          <w:rFonts w:ascii="Consolas" w:hAnsi="Consolas"/>
          <w:sz w:val="18"/>
          <w:szCs w:val="18"/>
          <w:lang w:val="en-US"/>
        </w:rPr>
      </w:pPr>
      <w:del w:id="454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6C794154" w14:textId="6AB6151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46" w:author="Hitech" w:date="2025-06-20T21:38:00Z"/>
          <w:rFonts w:ascii="Consolas" w:hAnsi="Consolas"/>
          <w:sz w:val="18"/>
          <w:szCs w:val="18"/>
          <w:lang w:val="en-US"/>
        </w:rPr>
      </w:pPr>
      <w:del w:id="45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02CC275C" w14:textId="1E2F08D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48" w:author="Hitech" w:date="2025-06-20T21:38:00Z"/>
          <w:rFonts w:ascii="Consolas" w:hAnsi="Consolas"/>
          <w:sz w:val="18"/>
          <w:szCs w:val="18"/>
          <w:lang w:val="en-US"/>
        </w:rPr>
      </w:pPr>
      <w:del w:id="45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6D0EA100" w14:textId="3B14ADB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50" w:author="Hitech" w:date="2025-06-20T21:38:00Z"/>
          <w:rFonts w:ascii="Consolas" w:hAnsi="Consolas"/>
          <w:sz w:val="18"/>
          <w:szCs w:val="18"/>
          <w:lang w:val="en-US"/>
        </w:rPr>
      </w:pPr>
      <w:del w:id="45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65438020" w14:textId="235867D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52" w:author="Hitech" w:date="2025-06-20T21:38:00Z"/>
          <w:rFonts w:ascii="Consolas" w:hAnsi="Consolas"/>
          <w:sz w:val="18"/>
          <w:szCs w:val="18"/>
          <w:lang w:val="en-US"/>
        </w:rPr>
      </w:pPr>
      <w:del w:id="45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69973798" w14:textId="1193BB2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54" w:author="Hitech" w:date="2025-06-20T21:38:00Z"/>
          <w:rFonts w:ascii="Consolas" w:hAnsi="Consolas"/>
          <w:sz w:val="18"/>
          <w:szCs w:val="18"/>
          <w:lang w:val="en-US"/>
        </w:rPr>
      </w:pPr>
      <w:del w:id="45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flag_number = false;</w:delText>
        </w:r>
      </w:del>
    </w:p>
    <w:p w14:paraId="693CB89A" w14:textId="42EDA7A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56" w:author="Hitech" w:date="2025-06-20T21:38:00Z"/>
          <w:rFonts w:ascii="Consolas" w:hAnsi="Consolas"/>
          <w:sz w:val="18"/>
          <w:szCs w:val="18"/>
          <w:lang w:val="en-US"/>
        </w:rPr>
      </w:pPr>
      <w:del w:id="45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5982EBD9" w14:textId="3244900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58" w:author="Hitech" w:date="2025-06-20T21:38:00Z"/>
          <w:rFonts w:ascii="Consolas" w:hAnsi="Consolas"/>
          <w:sz w:val="18"/>
          <w:szCs w:val="18"/>
          <w:lang w:val="en-US"/>
        </w:rPr>
      </w:pPr>
      <w:del w:id="45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0E9EBFFF" w14:textId="0B56FDE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60" w:author="Hitech" w:date="2025-06-20T21:38:00Z"/>
          <w:rFonts w:ascii="Consolas" w:hAnsi="Consolas"/>
          <w:sz w:val="18"/>
          <w:szCs w:val="18"/>
          <w:lang w:val="en-US"/>
        </w:rPr>
      </w:pPr>
      <w:del w:id="45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catch</w:delText>
        </w:r>
      </w:del>
    </w:p>
    <w:p w14:paraId="7B385D25" w14:textId="2357E6E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62" w:author="Hitech" w:date="2025-06-20T21:38:00Z"/>
          <w:rFonts w:ascii="Consolas" w:hAnsi="Consolas"/>
          <w:sz w:val="18"/>
          <w:szCs w:val="18"/>
          <w:lang w:val="en-US"/>
        </w:rPr>
      </w:pPr>
      <w:del w:id="45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3C5A4788" w14:textId="31F87A6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64" w:author="Hitech" w:date="2025-06-20T21:38:00Z"/>
          <w:rFonts w:ascii="Consolas" w:hAnsi="Consolas"/>
          <w:sz w:val="18"/>
          <w:szCs w:val="18"/>
          <w:lang w:val="en-US"/>
        </w:rPr>
      </w:pPr>
      <w:del w:id="45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6E77063E" w14:textId="247D217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66" w:author="Hitech" w:date="2025-06-20T21:38:00Z"/>
          <w:rFonts w:ascii="Consolas" w:hAnsi="Consolas"/>
          <w:sz w:val="18"/>
          <w:szCs w:val="18"/>
          <w:lang w:val="en-US"/>
        </w:rPr>
      </w:pPr>
      <w:del w:id="45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6737708E" w14:textId="1926FFE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68" w:author="Hitech" w:date="2025-06-20T21:38:00Z"/>
          <w:rFonts w:ascii="Consolas" w:hAnsi="Consolas"/>
          <w:sz w:val="18"/>
          <w:szCs w:val="18"/>
          <w:lang w:val="en-US"/>
        </w:rPr>
      </w:pPr>
      <w:del w:id="45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54E5F77D" w14:textId="0832EF0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70" w:author="Hitech" w:date="2025-06-20T21:38:00Z"/>
          <w:rFonts w:ascii="Consolas" w:hAnsi="Consolas"/>
          <w:sz w:val="18"/>
          <w:szCs w:val="18"/>
          <w:lang w:val="en-US"/>
        </w:rPr>
      </w:pPr>
      <w:del w:id="45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'2':</w:delText>
        </w:r>
      </w:del>
    </w:p>
    <w:p w14:paraId="15545293" w14:textId="25095B7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72" w:author="Hitech" w:date="2025-06-20T21:38:00Z"/>
          <w:rFonts w:ascii="Consolas" w:hAnsi="Consolas"/>
          <w:sz w:val="18"/>
          <w:szCs w:val="18"/>
          <w:lang w:val="en-US"/>
        </w:rPr>
      </w:pPr>
      <w:del w:id="45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5EF094E9" w14:textId="73063E8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74" w:author="Hitech" w:date="2025-06-20T21:38:00Z"/>
          <w:rFonts w:ascii="Consolas" w:hAnsi="Consolas"/>
          <w:sz w:val="18"/>
          <w:szCs w:val="18"/>
          <w:lang w:val="en-US"/>
        </w:rPr>
      </w:pPr>
      <w:del w:id="45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4E8DA1BC" w14:textId="519A265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76" w:author="Hitech" w:date="2025-06-20T21:38:00Z"/>
          <w:rFonts w:ascii="Consolas" w:hAnsi="Consolas"/>
          <w:sz w:val="18"/>
          <w:szCs w:val="18"/>
          <w:lang w:val="en-US"/>
        </w:rPr>
      </w:pPr>
      <w:del w:id="45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2A828323" w14:textId="2936DB5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78" w:author="Hitech" w:date="2025-06-20T21:38:00Z"/>
          <w:rFonts w:ascii="Consolas" w:hAnsi="Consolas"/>
          <w:sz w:val="18"/>
          <w:szCs w:val="18"/>
        </w:rPr>
      </w:pPr>
      <w:del w:id="45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Console.WriteLine("Введите необходимый номер:");</w:delText>
        </w:r>
      </w:del>
    </w:p>
    <w:p w14:paraId="6BEDA762" w14:textId="2D5190F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80" w:author="Hitech" w:date="2025-06-20T21:38:00Z"/>
          <w:rFonts w:ascii="Consolas" w:hAnsi="Consolas"/>
          <w:sz w:val="18"/>
          <w:szCs w:val="18"/>
          <w:lang w:val="en-US"/>
        </w:rPr>
      </w:pPr>
      <w:del w:id="458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int n = Convert.ToInt32(Console.ReadLine());</w:delText>
        </w:r>
      </w:del>
    </w:p>
    <w:p w14:paraId="173B5A5B" w14:textId="2D3411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82" w:author="Hitech" w:date="2025-06-20T21:38:00Z"/>
          <w:rFonts w:ascii="Consolas" w:hAnsi="Consolas"/>
          <w:sz w:val="18"/>
          <w:szCs w:val="18"/>
          <w:lang w:val="en-US"/>
        </w:rPr>
      </w:pPr>
      <w:del w:id="45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list1)</w:delText>
        </w:r>
      </w:del>
    </w:p>
    <w:p w14:paraId="5B06235B" w14:textId="4196020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84" w:author="Hitech" w:date="2025-06-20T21:38:00Z"/>
          <w:rFonts w:ascii="Consolas" w:hAnsi="Consolas"/>
          <w:sz w:val="18"/>
          <w:szCs w:val="18"/>
          <w:lang w:val="en-US"/>
        </w:rPr>
      </w:pPr>
      <w:del w:id="45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15875325" w14:textId="5286D8A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86" w:author="Hitech" w:date="2025-06-20T21:38:00Z"/>
          <w:rFonts w:ascii="Consolas" w:hAnsi="Consolas"/>
          <w:sz w:val="18"/>
          <w:szCs w:val="18"/>
          <w:lang w:val="en-US"/>
        </w:rPr>
      </w:pPr>
      <w:del w:id="45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if (elem.Number == n)</w:delText>
        </w:r>
      </w:del>
    </w:p>
    <w:p w14:paraId="038D7A4D" w14:textId="1A33201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88" w:author="Hitech" w:date="2025-06-20T21:38:00Z"/>
          <w:rFonts w:ascii="Consolas" w:hAnsi="Consolas"/>
          <w:sz w:val="18"/>
          <w:szCs w:val="18"/>
          <w:lang w:val="en-US"/>
        </w:rPr>
      </w:pPr>
      <w:del w:id="45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{</w:delText>
        </w:r>
      </w:del>
    </w:p>
    <w:p w14:paraId="659996DD" w14:textId="17E5191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90" w:author="Hitech" w:date="2025-06-20T21:38:00Z"/>
          <w:rFonts w:ascii="Consolas" w:hAnsi="Consolas"/>
          <w:sz w:val="18"/>
          <w:szCs w:val="18"/>
          <w:lang w:val="en-US"/>
        </w:rPr>
      </w:pPr>
      <w:del w:id="45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    Console.WriteLine($"</w:delText>
        </w:r>
        <w:r w:rsidRPr="00B527B2" w:rsidDel="00B310DD">
          <w:rPr>
            <w:rFonts w:ascii="Consolas" w:hAnsi="Consolas"/>
            <w:sz w:val="18"/>
            <w:szCs w:val="18"/>
          </w:rPr>
          <w:delText>Стоимость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{elem.Number} </w:delText>
        </w:r>
        <w:r w:rsidRPr="00B527B2" w:rsidDel="00B310DD">
          <w:rPr>
            <w:rFonts w:ascii="Consolas" w:hAnsi="Consolas"/>
            <w:sz w:val="18"/>
            <w:szCs w:val="18"/>
          </w:rPr>
          <w:delText>составляет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{elem.Cost()} </w:delText>
        </w:r>
        <w:r w:rsidRPr="00B527B2" w:rsidDel="00B310DD">
          <w:rPr>
            <w:rFonts w:ascii="Consolas" w:hAnsi="Consolas"/>
            <w:sz w:val="18"/>
            <w:szCs w:val="18"/>
          </w:rPr>
          <w:delText>руб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. </w:delText>
        </w:r>
        <w:r w:rsidRPr="00B527B2" w:rsidDel="00B310DD">
          <w:rPr>
            <w:rFonts w:ascii="Consolas" w:hAnsi="Consolas"/>
            <w:sz w:val="18"/>
            <w:szCs w:val="18"/>
          </w:rPr>
          <w:delText>за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место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503D93A5" w14:textId="600F2F6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92" w:author="Hitech" w:date="2025-06-20T21:38:00Z"/>
          <w:rFonts w:ascii="Consolas" w:hAnsi="Consolas"/>
          <w:sz w:val="18"/>
          <w:szCs w:val="18"/>
          <w:lang w:val="en-US"/>
        </w:rPr>
      </w:pPr>
      <w:del w:id="45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}</w:delText>
        </w:r>
      </w:del>
    </w:p>
    <w:p w14:paraId="65560857" w14:textId="4199967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94" w:author="Hitech" w:date="2025-06-20T21:38:00Z"/>
          <w:rFonts w:ascii="Consolas" w:hAnsi="Consolas"/>
          <w:sz w:val="18"/>
          <w:szCs w:val="18"/>
          <w:lang w:val="en-US"/>
        </w:rPr>
      </w:pPr>
      <w:del w:id="45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308AE4EC" w14:textId="4D4DDD1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96" w:author="Hitech" w:date="2025-06-20T21:38:00Z"/>
          <w:rFonts w:ascii="Consolas" w:hAnsi="Consolas"/>
          <w:sz w:val="18"/>
          <w:szCs w:val="18"/>
          <w:lang w:val="en-US"/>
        </w:rPr>
      </w:pPr>
      <w:del w:id="45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5B7CFA1D" w14:textId="3F2812E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98" w:author="Hitech" w:date="2025-06-20T21:38:00Z"/>
          <w:rFonts w:ascii="Consolas" w:hAnsi="Consolas"/>
          <w:sz w:val="18"/>
          <w:szCs w:val="18"/>
          <w:lang w:val="en-US"/>
        </w:rPr>
      </w:pPr>
      <w:del w:id="45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64941635" w14:textId="2038CD5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00" w:author="Hitech" w:date="2025-06-20T21:38:00Z"/>
          <w:rFonts w:ascii="Consolas" w:hAnsi="Consolas"/>
          <w:sz w:val="18"/>
          <w:szCs w:val="18"/>
          <w:lang w:val="en-US"/>
        </w:rPr>
      </w:pPr>
      <w:del w:id="46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2024C9C5" w14:textId="3E29D89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02" w:author="Hitech" w:date="2025-06-20T21:38:00Z"/>
          <w:rFonts w:ascii="Consolas" w:hAnsi="Consolas"/>
          <w:sz w:val="18"/>
          <w:szCs w:val="18"/>
          <w:lang w:val="en-US"/>
        </w:rPr>
      </w:pPr>
      <w:del w:id="46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3E5D4E3A" w14:textId="666636B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04" w:author="Hitech" w:date="2025-06-20T21:38:00Z"/>
          <w:rFonts w:ascii="Consolas" w:hAnsi="Consolas"/>
          <w:sz w:val="18"/>
          <w:szCs w:val="18"/>
          <w:lang w:val="en-US"/>
        </w:rPr>
      </w:pPr>
      <w:del w:id="46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flag_number = false;</w:delText>
        </w:r>
      </w:del>
    </w:p>
    <w:p w14:paraId="1C8EE1BC" w14:textId="7A4D4CD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06" w:author="Hitech" w:date="2025-06-20T21:38:00Z"/>
          <w:rFonts w:ascii="Consolas" w:hAnsi="Consolas"/>
          <w:sz w:val="18"/>
          <w:szCs w:val="18"/>
          <w:lang w:val="en-US"/>
        </w:rPr>
      </w:pPr>
      <w:del w:id="46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3076BAE5" w14:textId="0288B4F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08" w:author="Hitech" w:date="2025-06-20T21:38:00Z"/>
          <w:rFonts w:ascii="Consolas" w:hAnsi="Consolas"/>
          <w:sz w:val="18"/>
          <w:szCs w:val="18"/>
          <w:lang w:val="en-US"/>
        </w:rPr>
      </w:pPr>
      <w:del w:id="46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5ECB59D" w14:textId="0EE7473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10" w:author="Hitech" w:date="2025-06-20T21:38:00Z"/>
          <w:rFonts w:ascii="Consolas" w:hAnsi="Consolas"/>
          <w:sz w:val="18"/>
          <w:szCs w:val="18"/>
          <w:lang w:val="en-US"/>
        </w:rPr>
      </w:pPr>
      <w:del w:id="46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75001A61" w14:textId="59A3B68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12" w:author="Hitech" w:date="2025-06-20T21:38:00Z"/>
          <w:rFonts w:ascii="Consolas" w:hAnsi="Consolas"/>
          <w:sz w:val="18"/>
          <w:szCs w:val="18"/>
          <w:lang w:val="en-US"/>
        </w:rPr>
      </w:pPr>
      <w:del w:id="46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2000ECFB" w14:textId="4D7D920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14" w:author="Hitech" w:date="2025-06-20T21:38:00Z"/>
          <w:rFonts w:ascii="Consolas" w:hAnsi="Consolas"/>
          <w:sz w:val="18"/>
          <w:szCs w:val="18"/>
          <w:lang w:val="en-US"/>
        </w:rPr>
      </w:pPr>
      <w:del w:id="46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5E9028D5" w14:textId="655786E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16" w:author="Hitech" w:date="2025-06-20T21:38:00Z"/>
          <w:rFonts w:ascii="Consolas" w:hAnsi="Consolas"/>
          <w:sz w:val="18"/>
          <w:szCs w:val="18"/>
          <w:lang w:val="en-US"/>
        </w:rPr>
      </w:pPr>
      <w:del w:id="46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B7B5070" w14:textId="69DE675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18" w:author="Hitech" w:date="2025-06-20T21:38:00Z"/>
          <w:rFonts w:ascii="Consolas" w:hAnsi="Consolas"/>
          <w:sz w:val="18"/>
          <w:szCs w:val="18"/>
          <w:lang w:val="en-US"/>
        </w:rPr>
      </w:pPr>
      <w:del w:id="46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24C9C975" w14:textId="14303DC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20" w:author="Hitech" w:date="2025-06-20T21:38:00Z"/>
          <w:rFonts w:ascii="Consolas" w:hAnsi="Consolas"/>
          <w:sz w:val="18"/>
          <w:szCs w:val="18"/>
          <w:lang w:val="en-US"/>
        </w:rPr>
      </w:pPr>
      <w:del w:id="46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'3':</w:delText>
        </w:r>
      </w:del>
    </w:p>
    <w:p w14:paraId="6C424F24" w14:textId="3776752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22" w:author="Hitech" w:date="2025-06-20T21:38:00Z"/>
          <w:rFonts w:ascii="Consolas" w:hAnsi="Consolas"/>
          <w:sz w:val="18"/>
          <w:szCs w:val="18"/>
          <w:lang w:val="en-US"/>
        </w:rPr>
      </w:pPr>
      <w:del w:id="46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46E2F66A" w14:textId="56797B7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24" w:author="Hitech" w:date="2025-06-20T21:38:00Z"/>
          <w:rFonts w:ascii="Consolas" w:hAnsi="Consolas"/>
          <w:sz w:val="18"/>
          <w:szCs w:val="18"/>
          <w:lang w:val="en-US"/>
        </w:rPr>
      </w:pPr>
      <w:del w:id="46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0C140E5D" w14:textId="0D82485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26" w:author="Hitech" w:date="2025-06-20T21:38:00Z"/>
          <w:rFonts w:ascii="Consolas" w:hAnsi="Consolas"/>
          <w:sz w:val="18"/>
          <w:szCs w:val="18"/>
          <w:lang w:val="en-US"/>
        </w:rPr>
      </w:pPr>
      <w:del w:id="46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7877AEB1" w14:textId="5A1E0FB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28" w:author="Hitech" w:date="2025-06-20T21:38:00Z"/>
          <w:rFonts w:ascii="Consolas" w:hAnsi="Consolas"/>
          <w:sz w:val="18"/>
          <w:szCs w:val="18"/>
          <w:lang w:val="en-US"/>
        </w:rPr>
      </w:pPr>
      <w:del w:id="46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list1)</w:delText>
        </w:r>
      </w:del>
    </w:p>
    <w:p w14:paraId="2275C340" w14:textId="4E4DBEB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30" w:author="Hitech" w:date="2025-06-20T21:38:00Z"/>
          <w:rFonts w:ascii="Consolas" w:hAnsi="Consolas"/>
          <w:sz w:val="18"/>
          <w:szCs w:val="18"/>
          <w:lang w:val="en-US"/>
        </w:rPr>
      </w:pPr>
      <w:del w:id="46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1AD026F9" w14:textId="14A8606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32" w:author="Hitech" w:date="2025-06-20T21:38:00Z"/>
          <w:rFonts w:ascii="Consolas" w:hAnsi="Consolas"/>
          <w:sz w:val="18"/>
          <w:szCs w:val="18"/>
          <w:lang w:val="en-US"/>
        </w:rPr>
      </w:pPr>
      <w:del w:id="46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elem.Empty_number();</w:delText>
        </w:r>
      </w:del>
    </w:p>
    <w:p w14:paraId="3E73E531" w14:textId="1A8678C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34" w:author="Hitech" w:date="2025-06-20T21:38:00Z"/>
          <w:rFonts w:ascii="Consolas" w:hAnsi="Consolas"/>
          <w:sz w:val="18"/>
          <w:szCs w:val="18"/>
          <w:lang w:val="en-US"/>
        </w:rPr>
      </w:pPr>
      <w:del w:id="46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7F2C4E41" w14:textId="76EC226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36" w:author="Hitech" w:date="2025-06-20T21:38:00Z"/>
          <w:rFonts w:ascii="Consolas" w:hAnsi="Consolas"/>
          <w:sz w:val="18"/>
          <w:szCs w:val="18"/>
          <w:lang w:val="en-US"/>
        </w:rPr>
      </w:pPr>
      <w:del w:id="46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61C3226D" w14:textId="5BF203F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38" w:author="Hitech" w:date="2025-06-20T21:38:00Z"/>
          <w:rFonts w:ascii="Consolas" w:hAnsi="Consolas"/>
          <w:sz w:val="18"/>
          <w:szCs w:val="18"/>
          <w:lang w:val="en-US"/>
        </w:rPr>
      </w:pPr>
      <w:del w:id="46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160C9188" w14:textId="3A30D6F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40" w:author="Hitech" w:date="2025-06-20T21:38:00Z"/>
          <w:rFonts w:ascii="Consolas" w:hAnsi="Consolas"/>
          <w:sz w:val="18"/>
          <w:szCs w:val="18"/>
          <w:lang w:val="en-US"/>
        </w:rPr>
      </w:pPr>
      <w:del w:id="46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7B37D164" w14:textId="7EB29BE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42" w:author="Hitech" w:date="2025-06-20T21:38:00Z"/>
          <w:rFonts w:ascii="Consolas" w:hAnsi="Consolas"/>
          <w:sz w:val="18"/>
          <w:szCs w:val="18"/>
          <w:lang w:val="en-US"/>
        </w:rPr>
      </w:pPr>
      <w:del w:id="46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2768D201" w14:textId="25143AF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44" w:author="Hitech" w:date="2025-06-20T21:38:00Z"/>
          <w:rFonts w:ascii="Consolas" w:hAnsi="Consolas"/>
          <w:sz w:val="18"/>
          <w:szCs w:val="18"/>
          <w:lang w:val="en-US"/>
        </w:rPr>
      </w:pPr>
      <w:del w:id="46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flag_number = false;</w:delText>
        </w:r>
      </w:del>
    </w:p>
    <w:p w14:paraId="7B4D40C2" w14:textId="142729B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46" w:author="Hitech" w:date="2025-06-20T21:38:00Z"/>
          <w:rFonts w:ascii="Consolas" w:hAnsi="Consolas"/>
          <w:sz w:val="18"/>
          <w:szCs w:val="18"/>
          <w:lang w:val="en-US"/>
        </w:rPr>
      </w:pPr>
      <w:del w:id="46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5DBA4EDB" w14:textId="3D78215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48" w:author="Hitech" w:date="2025-06-20T21:38:00Z"/>
          <w:rFonts w:ascii="Consolas" w:hAnsi="Consolas"/>
          <w:sz w:val="18"/>
          <w:szCs w:val="18"/>
          <w:lang w:val="en-US"/>
        </w:rPr>
      </w:pPr>
      <w:del w:id="46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4F70157A" w14:textId="72C316C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50" w:author="Hitech" w:date="2025-06-20T21:38:00Z"/>
          <w:rFonts w:ascii="Consolas" w:hAnsi="Consolas"/>
          <w:sz w:val="18"/>
          <w:szCs w:val="18"/>
          <w:lang w:val="en-US"/>
        </w:rPr>
      </w:pPr>
      <w:del w:id="46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19F4D512" w14:textId="414E793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52" w:author="Hitech" w:date="2025-06-20T21:38:00Z"/>
          <w:rFonts w:ascii="Consolas" w:hAnsi="Consolas"/>
          <w:sz w:val="18"/>
          <w:szCs w:val="18"/>
          <w:lang w:val="en-US"/>
        </w:rPr>
      </w:pPr>
      <w:del w:id="46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609ECEA8" w14:textId="25DA78C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54" w:author="Hitech" w:date="2025-06-20T21:38:00Z"/>
          <w:rFonts w:ascii="Consolas" w:hAnsi="Consolas"/>
          <w:sz w:val="18"/>
          <w:szCs w:val="18"/>
          <w:lang w:val="en-US"/>
        </w:rPr>
      </w:pPr>
      <w:del w:id="46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476AE8EF" w14:textId="4957424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56" w:author="Hitech" w:date="2025-06-20T21:38:00Z"/>
          <w:rFonts w:ascii="Consolas" w:hAnsi="Consolas"/>
          <w:sz w:val="18"/>
          <w:szCs w:val="18"/>
          <w:lang w:val="en-US"/>
        </w:rPr>
      </w:pPr>
      <w:del w:id="46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6B76F3DC" w14:textId="33977B0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58" w:author="Hitech" w:date="2025-06-20T21:38:00Z"/>
          <w:rFonts w:ascii="Consolas" w:hAnsi="Consolas"/>
          <w:sz w:val="18"/>
          <w:szCs w:val="18"/>
          <w:lang w:val="en-US"/>
        </w:rPr>
      </w:pPr>
      <w:del w:id="46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4D76335C" w14:textId="5557D3C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60" w:author="Hitech" w:date="2025-06-20T21:38:00Z"/>
          <w:rFonts w:ascii="Consolas" w:hAnsi="Consolas"/>
          <w:sz w:val="18"/>
          <w:szCs w:val="18"/>
          <w:lang w:val="en-US"/>
        </w:rPr>
      </w:pPr>
      <w:del w:id="46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'4':</w:delText>
        </w:r>
      </w:del>
    </w:p>
    <w:p w14:paraId="4A9D34C0" w14:textId="321EBFB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62" w:author="Hitech" w:date="2025-06-20T21:38:00Z"/>
          <w:rFonts w:ascii="Consolas" w:hAnsi="Consolas"/>
          <w:sz w:val="18"/>
          <w:szCs w:val="18"/>
          <w:lang w:val="en-US"/>
        </w:rPr>
      </w:pPr>
      <w:del w:id="46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0BFD8BE9" w14:textId="60AEAF6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64" w:author="Hitech" w:date="2025-06-20T21:38:00Z"/>
          <w:rFonts w:ascii="Consolas" w:hAnsi="Consolas"/>
          <w:sz w:val="18"/>
          <w:szCs w:val="18"/>
          <w:lang w:val="en-US"/>
        </w:rPr>
      </w:pPr>
      <w:del w:id="46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8ED1B2D" w14:textId="288C7C1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66" w:author="Hitech" w:date="2025-06-20T21:38:00Z"/>
          <w:rFonts w:ascii="Consolas" w:hAnsi="Consolas"/>
          <w:sz w:val="18"/>
          <w:szCs w:val="18"/>
          <w:lang w:val="en-US"/>
        </w:rPr>
      </w:pPr>
      <w:del w:id="46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5B38434B" w14:textId="3080EDC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68" w:author="Hitech" w:date="2025-06-20T21:38:00Z"/>
          <w:rFonts w:ascii="Consolas" w:hAnsi="Consolas"/>
          <w:sz w:val="18"/>
          <w:szCs w:val="18"/>
          <w:lang w:val="en-US"/>
        </w:rPr>
      </w:pPr>
      <w:del w:id="46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int sum = 0;</w:delText>
        </w:r>
      </w:del>
    </w:p>
    <w:p w14:paraId="187A8C0F" w14:textId="5D2F7F7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70" w:author="Hitech" w:date="2025-06-20T21:38:00Z"/>
          <w:rFonts w:ascii="Consolas" w:hAnsi="Consolas"/>
          <w:sz w:val="18"/>
          <w:szCs w:val="18"/>
          <w:lang w:val="en-US"/>
        </w:rPr>
      </w:pPr>
      <w:del w:id="46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int sum_days = 0;</w:delText>
        </w:r>
      </w:del>
    </w:p>
    <w:p w14:paraId="305BDFEF" w14:textId="138424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72" w:author="Hitech" w:date="2025-06-20T21:38:00Z"/>
          <w:rFonts w:ascii="Consolas" w:hAnsi="Consolas"/>
          <w:sz w:val="18"/>
          <w:szCs w:val="18"/>
          <w:lang w:val="en-US"/>
        </w:rPr>
      </w:pPr>
      <w:del w:id="46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list2)</w:delText>
        </w:r>
      </w:del>
    </w:p>
    <w:p w14:paraId="4FAAAE69" w14:textId="4F7ECD8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74" w:author="Hitech" w:date="2025-06-20T21:38:00Z"/>
          <w:rFonts w:ascii="Consolas" w:hAnsi="Consolas"/>
          <w:sz w:val="18"/>
          <w:szCs w:val="18"/>
          <w:lang w:val="en-US"/>
        </w:rPr>
      </w:pPr>
      <w:del w:id="46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61F1E322" w14:textId="4EA04B2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76" w:author="Hitech" w:date="2025-06-20T21:38:00Z"/>
          <w:rFonts w:ascii="Consolas" w:hAnsi="Consolas"/>
          <w:sz w:val="18"/>
          <w:szCs w:val="18"/>
          <w:lang w:val="en-US"/>
        </w:rPr>
      </w:pPr>
      <w:del w:id="46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sum_days += elem.Kol_vo_days;</w:delText>
        </w:r>
      </w:del>
    </w:p>
    <w:p w14:paraId="17A38C43" w14:textId="766FE21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78" w:author="Hitech" w:date="2025-06-20T21:38:00Z"/>
          <w:rFonts w:ascii="Consolas" w:hAnsi="Consolas"/>
          <w:sz w:val="18"/>
          <w:szCs w:val="18"/>
          <w:lang w:val="en-US"/>
        </w:rPr>
      </w:pPr>
      <w:del w:id="46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784891F2" w14:textId="1A68F14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80" w:author="Hitech" w:date="2025-06-20T21:38:00Z"/>
          <w:rFonts w:ascii="Consolas" w:hAnsi="Consolas"/>
          <w:sz w:val="18"/>
          <w:szCs w:val="18"/>
          <w:lang w:val="en-US"/>
        </w:rPr>
      </w:pPr>
      <w:del w:id="46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list1)</w:delText>
        </w:r>
      </w:del>
    </w:p>
    <w:p w14:paraId="1313E62E" w14:textId="46FD082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82" w:author="Hitech" w:date="2025-06-20T21:38:00Z"/>
          <w:rFonts w:ascii="Consolas" w:hAnsi="Consolas"/>
          <w:sz w:val="18"/>
          <w:szCs w:val="18"/>
          <w:lang w:val="en-US"/>
        </w:rPr>
      </w:pPr>
      <w:del w:id="46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D723086" w14:textId="742EDEC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84" w:author="Hitech" w:date="2025-06-20T21:38:00Z"/>
          <w:rFonts w:ascii="Consolas" w:hAnsi="Consolas"/>
          <w:sz w:val="18"/>
          <w:szCs w:val="18"/>
          <w:lang w:val="en-US"/>
        </w:rPr>
      </w:pPr>
      <w:del w:id="46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if (elem.list1.Count != 0)</w:delText>
        </w:r>
      </w:del>
    </w:p>
    <w:p w14:paraId="20BC7F44" w14:textId="4525D9A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86" w:author="Hitech" w:date="2025-06-20T21:38:00Z"/>
          <w:rFonts w:ascii="Consolas" w:hAnsi="Consolas"/>
          <w:sz w:val="18"/>
          <w:szCs w:val="18"/>
          <w:lang w:val="en-US"/>
        </w:rPr>
      </w:pPr>
      <w:del w:id="46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{</w:delText>
        </w:r>
      </w:del>
    </w:p>
    <w:p w14:paraId="7A6B0D78" w14:textId="581CAA1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88" w:author="Hitech" w:date="2025-06-20T21:38:00Z"/>
          <w:rFonts w:ascii="Consolas" w:hAnsi="Consolas"/>
          <w:sz w:val="18"/>
          <w:szCs w:val="18"/>
          <w:lang w:val="en-US"/>
        </w:rPr>
      </w:pPr>
      <w:del w:id="46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    sum += elem.Cost();</w:delText>
        </w:r>
      </w:del>
    </w:p>
    <w:p w14:paraId="77F0B684" w14:textId="705B251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90" w:author="Hitech" w:date="2025-06-20T21:38:00Z"/>
          <w:rFonts w:ascii="Consolas" w:hAnsi="Consolas"/>
          <w:sz w:val="18"/>
          <w:szCs w:val="18"/>
          <w:lang w:val="en-US"/>
        </w:rPr>
      </w:pPr>
      <w:del w:id="46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}</w:delText>
        </w:r>
      </w:del>
    </w:p>
    <w:p w14:paraId="6896E4F4" w14:textId="73A9ECF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92" w:author="Hitech" w:date="2025-06-20T21:38:00Z"/>
          <w:rFonts w:ascii="Consolas" w:hAnsi="Consolas"/>
          <w:sz w:val="18"/>
          <w:szCs w:val="18"/>
          <w:lang w:val="en-US"/>
        </w:rPr>
      </w:pPr>
      <w:del w:id="46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7FDA6058" w14:textId="53C0C60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94" w:author="Hitech" w:date="2025-06-20T21:38:00Z"/>
          <w:rFonts w:ascii="Consolas" w:hAnsi="Consolas"/>
          <w:sz w:val="18"/>
          <w:szCs w:val="18"/>
          <w:lang w:val="en-US"/>
        </w:rPr>
      </w:pPr>
      <w:del w:id="46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Console.WriteLine($"</w:delText>
        </w:r>
        <w:r w:rsidRPr="00B527B2" w:rsidDel="00B310DD">
          <w:rPr>
            <w:rFonts w:ascii="Consolas" w:hAnsi="Consolas"/>
            <w:sz w:val="18"/>
            <w:szCs w:val="18"/>
          </w:rPr>
          <w:delText>Общая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сумма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выплаченная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клиентами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равняется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{sum * sum_days} </w:delText>
        </w:r>
        <w:r w:rsidRPr="00B527B2" w:rsidDel="00B310DD">
          <w:rPr>
            <w:rFonts w:ascii="Consolas" w:hAnsi="Consolas"/>
            <w:sz w:val="18"/>
            <w:szCs w:val="18"/>
          </w:rPr>
          <w:delText>руб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.");</w:delText>
        </w:r>
      </w:del>
    </w:p>
    <w:p w14:paraId="77AF0BE6" w14:textId="792280E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96" w:author="Hitech" w:date="2025-06-20T21:38:00Z"/>
          <w:rFonts w:ascii="Consolas" w:hAnsi="Consolas"/>
          <w:sz w:val="18"/>
          <w:szCs w:val="18"/>
          <w:lang w:val="en-US"/>
        </w:rPr>
      </w:pPr>
      <w:del w:id="46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1168612E" w14:textId="3BB9570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98" w:author="Hitech" w:date="2025-06-20T21:38:00Z"/>
          <w:rFonts w:ascii="Consolas" w:hAnsi="Consolas"/>
          <w:sz w:val="18"/>
          <w:szCs w:val="18"/>
          <w:lang w:val="en-US"/>
        </w:rPr>
      </w:pPr>
      <w:del w:id="46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6C64E777" w14:textId="3FC4DC5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00" w:author="Hitech" w:date="2025-06-20T21:38:00Z"/>
          <w:rFonts w:ascii="Consolas" w:hAnsi="Consolas"/>
          <w:sz w:val="18"/>
          <w:szCs w:val="18"/>
          <w:lang w:val="en-US"/>
        </w:rPr>
      </w:pPr>
      <w:del w:id="47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7610C48D" w14:textId="7E46F13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02" w:author="Hitech" w:date="2025-06-20T21:38:00Z"/>
          <w:rFonts w:ascii="Consolas" w:hAnsi="Consolas"/>
          <w:sz w:val="18"/>
          <w:szCs w:val="18"/>
          <w:lang w:val="en-US"/>
        </w:rPr>
      </w:pPr>
      <w:del w:id="47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C514D08" w14:textId="467B1E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04" w:author="Hitech" w:date="2025-06-20T21:38:00Z"/>
          <w:rFonts w:ascii="Consolas" w:hAnsi="Consolas"/>
          <w:sz w:val="18"/>
          <w:szCs w:val="18"/>
          <w:lang w:val="en-US"/>
        </w:rPr>
      </w:pPr>
      <w:del w:id="47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flag_number = false;</w:delText>
        </w:r>
      </w:del>
    </w:p>
    <w:p w14:paraId="560516D4" w14:textId="7C53B8C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06" w:author="Hitech" w:date="2025-06-20T21:38:00Z"/>
          <w:rFonts w:ascii="Consolas" w:hAnsi="Consolas"/>
          <w:sz w:val="18"/>
          <w:szCs w:val="18"/>
          <w:lang w:val="en-US"/>
        </w:rPr>
      </w:pPr>
      <w:del w:id="47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1C49A4A6" w14:textId="32E5499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08" w:author="Hitech" w:date="2025-06-20T21:38:00Z"/>
          <w:rFonts w:ascii="Consolas" w:hAnsi="Consolas"/>
          <w:sz w:val="18"/>
          <w:szCs w:val="18"/>
          <w:lang w:val="en-US"/>
        </w:rPr>
      </w:pPr>
      <w:del w:id="47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03E41C8" w14:textId="2144296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10" w:author="Hitech" w:date="2025-06-20T21:38:00Z"/>
          <w:rFonts w:ascii="Consolas" w:hAnsi="Consolas"/>
          <w:sz w:val="18"/>
          <w:szCs w:val="18"/>
          <w:lang w:val="en-US"/>
        </w:rPr>
      </w:pPr>
      <w:del w:id="47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7F6E6873" w14:textId="4EF5133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12" w:author="Hitech" w:date="2025-06-20T21:38:00Z"/>
          <w:rFonts w:ascii="Consolas" w:hAnsi="Consolas"/>
          <w:sz w:val="18"/>
          <w:szCs w:val="18"/>
          <w:lang w:val="en-US"/>
        </w:rPr>
      </w:pPr>
      <w:del w:id="47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49A9F8F7" w14:textId="7C8BEC5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14" w:author="Hitech" w:date="2025-06-20T21:38:00Z"/>
          <w:rFonts w:ascii="Consolas" w:hAnsi="Consolas"/>
          <w:sz w:val="18"/>
          <w:szCs w:val="18"/>
          <w:lang w:val="en-US"/>
        </w:rPr>
      </w:pPr>
      <w:del w:id="47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18C0F8DE" w14:textId="1EF7E70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16" w:author="Hitech" w:date="2025-06-20T21:38:00Z"/>
          <w:rFonts w:ascii="Consolas" w:hAnsi="Consolas"/>
          <w:sz w:val="18"/>
          <w:szCs w:val="18"/>
          <w:lang w:val="en-US"/>
        </w:rPr>
      </w:pPr>
      <w:del w:id="47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3E182E05" w14:textId="2766F4C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18" w:author="Hitech" w:date="2025-06-20T21:38:00Z"/>
          <w:rFonts w:ascii="Consolas" w:hAnsi="Consolas"/>
          <w:sz w:val="18"/>
          <w:szCs w:val="18"/>
          <w:lang w:val="en-US"/>
        </w:rPr>
      </w:pPr>
      <w:del w:id="47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40AA59B2" w14:textId="33C8313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20" w:author="Hitech" w:date="2025-06-20T21:38:00Z"/>
          <w:rFonts w:ascii="Consolas" w:hAnsi="Consolas"/>
          <w:sz w:val="18"/>
          <w:szCs w:val="18"/>
          <w:lang w:val="en-US"/>
        </w:rPr>
      </w:pPr>
      <w:del w:id="47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'5':flag_number = false;</w:delText>
        </w:r>
      </w:del>
    </w:p>
    <w:p w14:paraId="623FE05F" w14:textId="2215893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22" w:author="Hitech" w:date="2025-06-20T21:38:00Z"/>
          <w:rFonts w:ascii="Consolas" w:hAnsi="Consolas"/>
          <w:sz w:val="18"/>
          <w:szCs w:val="18"/>
          <w:lang w:val="en-US"/>
        </w:rPr>
      </w:pPr>
      <w:del w:id="47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478F8D21" w14:textId="2F3DC23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24" w:author="Hitech" w:date="2025-06-20T21:38:00Z"/>
          <w:rFonts w:ascii="Consolas" w:hAnsi="Consolas"/>
          <w:sz w:val="18"/>
          <w:szCs w:val="18"/>
          <w:lang w:val="en-US"/>
        </w:rPr>
      </w:pPr>
      <w:del w:id="47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default:</w:delText>
        </w:r>
      </w:del>
    </w:p>
    <w:p w14:paraId="6926050D" w14:textId="0877209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26" w:author="Hitech" w:date="2025-06-20T21:38:00Z"/>
          <w:rFonts w:ascii="Consolas" w:hAnsi="Consolas"/>
          <w:sz w:val="18"/>
          <w:szCs w:val="18"/>
          <w:lang w:val="en-US"/>
        </w:rPr>
      </w:pPr>
      <w:del w:id="47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729CAA4C" w14:textId="5D2963D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28" w:author="Hitech" w:date="2025-06-20T21:38:00Z"/>
          <w:rFonts w:ascii="Consolas" w:hAnsi="Consolas"/>
          <w:sz w:val="18"/>
          <w:szCs w:val="18"/>
          <w:lang w:val="en-US"/>
        </w:rPr>
      </w:pPr>
      <w:del w:id="47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Console.ForegroundColor = ConsoleColor.Red;</w:delText>
        </w:r>
      </w:del>
    </w:p>
    <w:p w14:paraId="7F3E18FF" w14:textId="6745A76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30" w:author="Hitech" w:date="2025-06-20T21:38:00Z"/>
          <w:rFonts w:ascii="Consolas" w:hAnsi="Consolas"/>
          <w:sz w:val="18"/>
          <w:szCs w:val="18"/>
        </w:rPr>
      </w:pPr>
      <w:del w:id="47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Console.WriteLine("Ошибка попробуйте еще раз");</w:delText>
        </w:r>
      </w:del>
    </w:p>
    <w:p w14:paraId="0C51E45A" w14:textId="52ACFBA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32" w:author="Hitech" w:date="2025-06-20T21:38:00Z"/>
          <w:rFonts w:ascii="Consolas" w:hAnsi="Consolas"/>
          <w:sz w:val="18"/>
          <w:szCs w:val="18"/>
          <w:lang w:val="en-US"/>
        </w:rPr>
      </w:pPr>
      <w:del w:id="473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3CB211F5" w14:textId="513FB02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34" w:author="Hitech" w:date="2025-06-20T21:38:00Z"/>
          <w:rFonts w:ascii="Consolas" w:hAnsi="Consolas"/>
          <w:sz w:val="18"/>
          <w:szCs w:val="18"/>
          <w:lang w:val="en-US"/>
        </w:rPr>
      </w:pPr>
      <w:del w:id="47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1667C5DD" w14:textId="1355AAA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36" w:author="Hitech" w:date="2025-06-20T21:38:00Z"/>
          <w:rFonts w:ascii="Consolas" w:hAnsi="Consolas"/>
          <w:sz w:val="18"/>
          <w:szCs w:val="18"/>
          <w:lang w:val="en-US"/>
        </w:rPr>
      </w:pPr>
      <w:del w:id="47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261E6B4E" w14:textId="587F898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38" w:author="Hitech" w:date="2025-06-20T21:38:00Z"/>
          <w:rFonts w:ascii="Consolas" w:hAnsi="Consolas"/>
          <w:sz w:val="18"/>
          <w:szCs w:val="18"/>
          <w:lang w:val="en-US"/>
        </w:rPr>
      </w:pPr>
      <w:del w:id="47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780755C4" w14:textId="2FCBCBD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40" w:author="Hitech" w:date="2025-06-20T21:38:00Z"/>
          <w:rFonts w:ascii="Consolas" w:hAnsi="Consolas"/>
          <w:sz w:val="18"/>
          <w:szCs w:val="18"/>
          <w:lang w:val="en-US"/>
        </w:rPr>
      </w:pPr>
      <w:del w:id="47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4C723684" w14:textId="3858FCF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42" w:author="Hitech" w:date="2025-06-20T21:38:00Z"/>
          <w:rFonts w:ascii="Consolas" w:hAnsi="Consolas"/>
          <w:sz w:val="18"/>
          <w:szCs w:val="18"/>
          <w:lang w:val="en-US"/>
        </w:rPr>
      </w:pPr>
      <w:del w:id="47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'2':</w:delText>
        </w:r>
      </w:del>
    </w:p>
    <w:p w14:paraId="54A23899" w14:textId="48ED1FC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44" w:author="Hitech" w:date="2025-06-20T21:38:00Z"/>
          <w:rFonts w:ascii="Consolas" w:hAnsi="Consolas"/>
          <w:sz w:val="18"/>
          <w:szCs w:val="18"/>
          <w:lang w:val="en-US"/>
        </w:rPr>
      </w:pPr>
      <w:del w:id="47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bool flag_client = true;</w:delText>
        </w:r>
      </w:del>
    </w:p>
    <w:p w14:paraId="6E622CD5" w14:textId="302DCC3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46" w:author="Hitech" w:date="2025-06-20T21:38:00Z"/>
          <w:rFonts w:ascii="Consolas" w:hAnsi="Consolas"/>
          <w:sz w:val="18"/>
          <w:szCs w:val="18"/>
          <w:lang w:val="en-US"/>
        </w:rPr>
      </w:pPr>
      <w:del w:id="47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while(flag_client)</w:delText>
        </w:r>
      </w:del>
    </w:p>
    <w:p w14:paraId="475ECCC2" w14:textId="67FFC3B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48" w:author="Hitech" w:date="2025-06-20T21:38:00Z"/>
          <w:rFonts w:ascii="Consolas" w:hAnsi="Consolas"/>
          <w:sz w:val="18"/>
          <w:szCs w:val="18"/>
          <w:lang w:val="en-US"/>
        </w:rPr>
      </w:pPr>
      <w:del w:id="47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1AE1FF2D" w14:textId="5A04926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50" w:author="Hitech" w:date="2025-06-20T21:38:00Z"/>
          <w:rFonts w:ascii="Consolas" w:hAnsi="Consolas"/>
          <w:sz w:val="18"/>
          <w:szCs w:val="18"/>
          <w:lang w:val="en-US"/>
        </w:rPr>
      </w:pPr>
      <w:del w:id="47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6B072CE0" w14:textId="7C727A5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52" w:author="Hitech" w:date="2025-06-20T21:38:00Z"/>
          <w:rFonts w:ascii="Consolas" w:hAnsi="Consolas"/>
          <w:sz w:val="18"/>
          <w:szCs w:val="18"/>
          <w:lang w:val="en-US"/>
        </w:rPr>
      </w:pPr>
      <w:del w:id="47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ConsoleColor.DarkYellow;</w:delText>
        </w:r>
      </w:del>
    </w:p>
    <w:p w14:paraId="0D516AD0" w14:textId="74AD8B1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54" w:author="Hitech" w:date="2025-06-20T21:38:00Z"/>
          <w:rFonts w:ascii="Consolas" w:hAnsi="Consolas"/>
          <w:sz w:val="18"/>
          <w:szCs w:val="18"/>
        </w:rPr>
      </w:pPr>
      <w:del w:id="47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Console.WriteLine("[1] Вывод информации о клиентах");</w:delText>
        </w:r>
      </w:del>
    </w:p>
    <w:p w14:paraId="077B7486" w14:textId="00C9D0D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56" w:author="Hitech" w:date="2025-06-20T21:38:00Z"/>
          <w:rFonts w:ascii="Consolas" w:hAnsi="Consolas"/>
          <w:sz w:val="18"/>
          <w:szCs w:val="18"/>
        </w:rPr>
      </w:pPr>
      <w:del w:id="475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Console.WriteLine("[2] Список клиентов,прибывших из указанного города");</w:delText>
        </w:r>
      </w:del>
    </w:p>
    <w:p w14:paraId="2631ECAF" w14:textId="595D766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58" w:author="Hitech" w:date="2025-06-20T21:38:00Z"/>
          <w:rFonts w:ascii="Consolas" w:hAnsi="Consolas"/>
          <w:sz w:val="18"/>
          <w:szCs w:val="18"/>
        </w:rPr>
      </w:pPr>
      <w:del w:id="475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Console.WriteLine("[3] Клиенты проживающие в одноместных номерах");</w:delText>
        </w:r>
      </w:del>
    </w:p>
    <w:p w14:paraId="6451AB4C" w14:textId="68A816D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60" w:author="Hitech" w:date="2025-06-20T21:38:00Z"/>
          <w:rFonts w:ascii="Consolas" w:hAnsi="Consolas"/>
          <w:sz w:val="18"/>
          <w:szCs w:val="18"/>
        </w:rPr>
      </w:pPr>
      <w:del w:id="476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Console.WriteLine("[4] Выход в главное меню");</w:delText>
        </w:r>
      </w:del>
    </w:p>
    <w:p w14:paraId="2C256584" w14:textId="063D430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62" w:author="Hitech" w:date="2025-06-20T21:38:00Z"/>
          <w:rFonts w:ascii="Consolas" w:hAnsi="Consolas"/>
          <w:sz w:val="18"/>
          <w:szCs w:val="18"/>
          <w:lang w:val="en-US"/>
        </w:rPr>
      </w:pPr>
      <w:del w:id="476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31B449CD" w14:textId="77411A5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64" w:author="Hitech" w:date="2025-06-20T21:38:00Z"/>
          <w:rFonts w:ascii="Consolas" w:hAnsi="Consolas"/>
          <w:sz w:val="18"/>
          <w:szCs w:val="18"/>
          <w:lang w:val="en-US"/>
        </w:rPr>
      </w:pPr>
      <w:del w:id="47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switch(Console.ReadKey(true).KeyChar)</w:delText>
        </w:r>
      </w:del>
    </w:p>
    <w:p w14:paraId="6C8016EF" w14:textId="179B66C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66" w:author="Hitech" w:date="2025-06-20T21:38:00Z"/>
          <w:rFonts w:ascii="Consolas" w:hAnsi="Consolas"/>
          <w:sz w:val="18"/>
          <w:szCs w:val="18"/>
          <w:lang w:val="en-US"/>
        </w:rPr>
      </w:pPr>
      <w:del w:id="47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08FCCA62" w14:textId="3FC3842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68" w:author="Hitech" w:date="2025-06-20T21:38:00Z"/>
          <w:rFonts w:ascii="Consolas" w:hAnsi="Consolas"/>
          <w:sz w:val="18"/>
          <w:szCs w:val="18"/>
          <w:lang w:val="en-US"/>
        </w:rPr>
      </w:pPr>
      <w:del w:id="47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'1':</w:delText>
        </w:r>
      </w:del>
    </w:p>
    <w:p w14:paraId="64ECD94E" w14:textId="4AB11F5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70" w:author="Hitech" w:date="2025-06-20T21:38:00Z"/>
          <w:rFonts w:ascii="Consolas" w:hAnsi="Consolas"/>
          <w:sz w:val="18"/>
          <w:szCs w:val="18"/>
          <w:lang w:val="en-US"/>
        </w:rPr>
      </w:pPr>
      <w:del w:id="47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6D597F04" w14:textId="741810E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72" w:author="Hitech" w:date="2025-06-20T21:38:00Z"/>
          <w:rFonts w:ascii="Consolas" w:hAnsi="Consolas"/>
          <w:sz w:val="18"/>
          <w:szCs w:val="18"/>
          <w:lang w:val="en-US"/>
        </w:rPr>
      </w:pPr>
      <w:del w:id="47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D6ABC0F" w14:textId="5A4E0D4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74" w:author="Hitech" w:date="2025-06-20T21:38:00Z"/>
          <w:rFonts w:ascii="Consolas" w:hAnsi="Consolas"/>
          <w:sz w:val="18"/>
          <w:szCs w:val="18"/>
          <w:lang w:val="en-US"/>
        </w:rPr>
      </w:pPr>
      <w:del w:id="47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22BD4BD1" w14:textId="7F5FDA5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76" w:author="Hitech" w:date="2025-06-20T21:38:00Z"/>
          <w:rFonts w:ascii="Consolas" w:hAnsi="Consolas"/>
          <w:sz w:val="18"/>
          <w:szCs w:val="18"/>
          <w:lang w:val="en-US"/>
        </w:rPr>
      </w:pPr>
      <w:del w:id="47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list2)</w:delText>
        </w:r>
      </w:del>
    </w:p>
    <w:p w14:paraId="53124586" w14:textId="1B4755D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78" w:author="Hitech" w:date="2025-06-20T21:38:00Z"/>
          <w:rFonts w:ascii="Consolas" w:hAnsi="Consolas"/>
          <w:sz w:val="18"/>
          <w:szCs w:val="18"/>
          <w:lang w:val="en-US"/>
        </w:rPr>
      </w:pPr>
      <w:del w:id="47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F021325" w14:textId="1AB572E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80" w:author="Hitech" w:date="2025-06-20T21:38:00Z"/>
          <w:rFonts w:ascii="Consolas" w:hAnsi="Consolas"/>
          <w:sz w:val="18"/>
          <w:szCs w:val="18"/>
          <w:lang w:val="en-US"/>
        </w:rPr>
      </w:pPr>
      <w:del w:id="47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elem.PrintClient();</w:delText>
        </w:r>
      </w:del>
    </w:p>
    <w:p w14:paraId="0DA5811C" w14:textId="1F9C742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82" w:author="Hitech" w:date="2025-06-20T21:38:00Z"/>
          <w:rFonts w:ascii="Consolas" w:hAnsi="Consolas"/>
          <w:sz w:val="18"/>
          <w:szCs w:val="18"/>
          <w:lang w:val="en-US"/>
        </w:rPr>
      </w:pPr>
      <w:del w:id="47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2156BCA8" w14:textId="695C41A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84" w:author="Hitech" w:date="2025-06-20T21:38:00Z"/>
          <w:rFonts w:ascii="Consolas" w:hAnsi="Consolas"/>
          <w:sz w:val="18"/>
          <w:szCs w:val="18"/>
          <w:lang w:val="en-US"/>
        </w:rPr>
      </w:pPr>
      <w:del w:id="47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17903653" w14:textId="134FC11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86" w:author="Hitech" w:date="2025-06-20T21:38:00Z"/>
          <w:rFonts w:ascii="Consolas" w:hAnsi="Consolas"/>
          <w:sz w:val="18"/>
          <w:szCs w:val="18"/>
          <w:lang w:val="en-US"/>
        </w:rPr>
      </w:pPr>
      <w:del w:id="47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1280D7F6" w14:textId="1F89053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88" w:author="Hitech" w:date="2025-06-20T21:38:00Z"/>
          <w:rFonts w:ascii="Consolas" w:hAnsi="Consolas"/>
          <w:sz w:val="18"/>
          <w:szCs w:val="18"/>
          <w:lang w:val="en-US"/>
        </w:rPr>
      </w:pPr>
      <w:del w:id="47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73E9A89E" w14:textId="66998B0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90" w:author="Hitech" w:date="2025-06-20T21:38:00Z"/>
          <w:rFonts w:ascii="Consolas" w:hAnsi="Consolas"/>
          <w:sz w:val="18"/>
          <w:szCs w:val="18"/>
          <w:lang w:val="en-US"/>
        </w:rPr>
      </w:pPr>
      <w:del w:id="47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65F6B4B3" w14:textId="2B76B3E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92" w:author="Hitech" w:date="2025-06-20T21:38:00Z"/>
          <w:rFonts w:ascii="Consolas" w:hAnsi="Consolas"/>
          <w:sz w:val="18"/>
          <w:szCs w:val="18"/>
          <w:lang w:val="en-US"/>
        </w:rPr>
      </w:pPr>
      <w:del w:id="47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flag_client = false;</w:delText>
        </w:r>
      </w:del>
    </w:p>
    <w:p w14:paraId="447F283E" w14:textId="03DF84A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94" w:author="Hitech" w:date="2025-06-20T21:38:00Z"/>
          <w:rFonts w:ascii="Consolas" w:hAnsi="Consolas"/>
          <w:sz w:val="18"/>
          <w:szCs w:val="18"/>
          <w:lang w:val="en-US"/>
        </w:rPr>
      </w:pPr>
      <w:del w:id="47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5D37BDF8" w14:textId="30F099D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96" w:author="Hitech" w:date="2025-06-20T21:38:00Z"/>
          <w:rFonts w:ascii="Consolas" w:hAnsi="Consolas"/>
          <w:sz w:val="18"/>
          <w:szCs w:val="18"/>
          <w:lang w:val="en-US"/>
        </w:rPr>
      </w:pPr>
      <w:del w:id="47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3E7FBF11" w14:textId="194A962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98" w:author="Hitech" w:date="2025-06-20T21:38:00Z"/>
          <w:rFonts w:ascii="Consolas" w:hAnsi="Consolas"/>
          <w:sz w:val="18"/>
          <w:szCs w:val="18"/>
          <w:lang w:val="en-US"/>
        </w:rPr>
      </w:pPr>
      <w:del w:id="47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45D1BF33" w14:textId="19A3A36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00" w:author="Hitech" w:date="2025-06-20T21:38:00Z"/>
          <w:rFonts w:ascii="Consolas" w:hAnsi="Consolas"/>
          <w:sz w:val="18"/>
          <w:szCs w:val="18"/>
          <w:lang w:val="en-US"/>
        </w:rPr>
      </w:pPr>
      <w:del w:id="48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AA0E112" w14:textId="54823751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02" w:author="Hitech" w:date="2025-06-20T21:38:00Z"/>
          <w:rFonts w:ascii="Consolas" w:hAnsi="Consolas"/>
          <w:sz w:val="18"/>
          <w:szCs w:val="18"/>
        </w:rPr>
      </w:pPr>
      <w:del w:id="48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28E72557" w14:textId="2D12CB9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04" w:author="Hitech" w:date="2025-06-20T21:38:00Z"/>
          <w:rFonts w:ascii="Consolas" w:hAnsi="Consolas"/>
          <w:sz w:val="18"/>
          <w:szCs w:val="18"/>
          <w:lang w:val="en-US"/>
        </w:rPr>
      </w:pPr>
      <w:del w:id="4805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46903E1E" w14:textId="4518AAC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06" w:author="Hitech" w:date="2025-06-20T21:38:00Z"/>
          <w:rFonts w:ascii="Consolas" w:hAnsi="Consolas"/>
          <w:sz w:val="18"/>
          <w:szCs w:val="18"/>
          <w:lang w:val="en-US"/>
        </w:rPr>
      </w:pPr>
      <w:del w:id="48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26ABD1A0" w14:textId="5E5D89F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08" w:author="Hitech" w:date="2025-06-20T21:38:00Z"/>
          <w:rFonts w:ascii="Consolas" w:hAnsi="Consolas"/>
          <w:sz w:val="18"/>
          <w:szCs w:val="18"/>
          <w:lang w:val="en-US"/>
        </w:rPr>
      </w:pPr>
      <w:del w:id="48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'2':</w:delText>
        </w:r>
      </w:del>
    </w:p>
    <w:p w14:paraId="2895C0F7" w14:textId="38FAF96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10" w:author="Hitech" w:date="2025-06-20T21:38:00Z"/>
          <w:rFonts w:ascii="Consolas" w:hAnsi="Consolas"/>
          <w:sz w:val="18"/>
          <w:szCs w:val="18"/>
          <w:lang w:val="en-US"/>
        </w:rPr>
      </w:pPr>
      <w:del w:id="48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14189568" w14:textId="0F3EB25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12" w:author="Hitech" w:date="2025-06-20T21:38:00Z"/>
          <w:rFonts w:ascii="Consolas" w:hAnsi="Consolas"/>
          <w:sz w:val="18"/>
          <w:szCs w:val="18"/>
          <w:lang w:val="en-US"/>
        </w:rPr>
      </w:pPr>
      <w:del w:id="48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0E2869D0" w14:textId="734CB03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14" w:author="Hitech" w:date="2025-06-20T21:38:00Z"/>
          <w:rFonts w:ascii="Consolas" w:hAnsi="Consolas"/>
          <w:sz w:val="18"/>
          <w:szCs w:val="18"/>
          <w:lang w:val="en-US"/>
        </w:rPr>
      </w:pPr>
      <w:del w:id="48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3F6FF86D" w14:textId="6010E41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16" w:author="Hitech" w:date="2025-06-20T21:38:00Z"/>
          <w:rFonts w:ascii="Consolas" w:hAnsi="Consolas"/>
          <w:sz w:val="18"/>
          <w:szCs w:val="18"/>
          <w:lang w:val="en-US"/>
        </w:rPr>
      </w:pPr>
      <w:del w:id="48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Client.City(list2);</w:delText>
        </w:r>
      </w:del>
    </w:p>
    <w:p w14:paraId="459A395A" w14:textId="1BC3E71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18" w:author="Hitech" w:date="2025-06-20T21:38:00Z"/>
          <w:rFonts w:ascii="Consolas" w:hAnsi="Consolas"/>
          <w:sz w:val="18"/>
          <w:szCs w:val="18"/>
          <w:lang w:val="en-US"/>
        </w:rPr>
      </w:pPr>
      <w:del w:id="48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4896FDAC" w14:textId="163819E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20" w:author="Hitech" w:date="2025-06-20T21:38:00Z"/>
          <w:rFonts w:ascii="Consolas" w:hAnsi="Consolas"/>
          <w:sz w:val="18"/>
          <w:szCs w:val="18"/>
          <w:lang w:val="en-US"/>
        </w:rPr>
      </w:pPr>
      <w:del w:id="48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638E905D" w14:textId="79B9AD8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22" w:author="Hitech" w:date="2025-06-20T21:38:00Z"/>
          <w:rFonts w:ascii="Consolas" w:hAnsi="Consolas"/>
          <w:sz w:val="18"/>
          <w:szCs w:val="18"/>
          <w:lang w:val="en-US"/>
        </w:rPr>
      </w:pPr>
      <w:del w:id="48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6F453AAA" w14:textId="634256D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24" w:author="Hitech" w:date="2025-06-20T21:38:00Z"/>
          <w:rFonts w:ascii="Consolas" w:hAnsi="Consolas"/>
          <w:sz w:val="18"/>
          <w:szCs w:val="18"/>
          <w:lang w:val="en-US"/>
        </w:rPr>
      </w:pPr>
      <w:del w:id="48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4DE887C3" w14:textId="2A20299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26" w:author="Hitech" w:date="2025-06-20T21:38:00Z"/>
          <w:rFonts w:ascii="Consolas" w:hAnsi="Consolas"/>
          <w:sz w:val="18"/>
          <w:szCs w:val="18"/>
          <w:lang w:val="en-US"/>
        </w:rPr>
      </w:pPr>
      <w:del w:id="48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flag_client = false;</w:delText>
        </w:r>
      </w:del>
    </w:p>
    <w:p w14:paraId="6CAD355B" w14:textId="2EE9422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28" w:author="Hitech" w:date="2025-06-20T21:38:00Z"/>
          <w:rFonts w:ascii="Consolas" w:hAnsi="Consolas"/>
          <w:sz w:val="18"/>
          <w:szCs w:val="18"/>
          <w:lang w:val="en-US"/>
        </w:rPr>
      </w:pPr>
      <w:del w:id="48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4BE4C504" w14:textId="459AD18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30" w:author="Hitech" w:date="2025-06-20T21:38:00Z"/>
          <w:rFonts w:ascii="Consolas" w:hAnsi="Consolas"/>
          <w:sz w:val="18"/>
          <w:szCs w:val="18"/>
          <w:lang w:val="en-US"/>
        </w:rPr>
      </w:pPr>
      <w:del w:id="48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22670618" w14:textId="5F64938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32" w:author="Hitech" w:date="2025-06-20T21:38:00Z"/>
          <w:rFonts w:ascii="Consolas" w:hAnsi="Consolas"/>
          <w:sz w:val="18"/>
          <w:szCs w:val="18"/>
          <w:lang w:val="en-US"/>
        </w:rPr>
      </w:pPr>
      <w:del w:id="48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65617FD0" w14:textId="307BEB4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34" w:author="Hitech" w:date="2025-06-20T21:38:00Z"/>
          <w:rFonts w:ascii="Consolas" w:hAnsi="Consolas"/>
          <w:sz w:val="18"/>
          <w:szCs w:val="18"/>
          <w:lang w:val="en-US"/>
        </w:rPr>
      </w:pPr>
      <w:del w:id="48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68713822" w14:textId="74EC601E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36" w:author="Hitech" w:date="2025-06-20T21:38:00Z"/>
          <w:rFonts w:ascii="Consolas" w:hAnsi="Consolas"/>
          <w:sz w:val="18"/>
          <w:szCs w:val="18"/>
        </w:rPr>
      </w:pPr>
      <w:del w:id="48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5A836DEE" w14:textId="5DDFD37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38" w:author="Hitech" w:date="2025-06-20T21:38:00Z"/>
          <w:rFonts w:ascii="Consolas" w:hAnsi="Consolas"/>
          <w:sz w:val="18"/>
          <w:szCs w:val="18"/>
          <w:lang w:val="en-US"/>
        </w:rPr>
      </w:pPr>
      <w:del w:id="4839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7F1D2DC8" w14:textId="6EC1984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40" w:author="Hitech" w:date="2025-06-20T21:38:00Z"/>
          <w:rFonts w:ascii="Consolas" w:hAnsi="Consolas"/>
          <w:sz w:val="18"/>
          <w:szCs w:val="18"/>
          <w:lang w:val="en-US"/>
        </w:rPr>
      </w:pPr>
      <w:del w:id="48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1D724832" w14:textId="13FB161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42" w:author="Hitech" w:date="2025-06-20T21:38:00Z"/>
          <w:rFonts w:ascii="Consolas" w:hAnsi="Consolas"/>
          <w:sz w:val="18"/>
          <w:szCs w:val="18"/>
          <w:lang w:val="en-US"/>
        </w:rPr>
      </w:pPr>
      <w:del w:id="48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'3':</w:delText>
        </w:r>
      </w:del>
    </w:p>
    <w:p w14:paraId="4448676D" w14:textId="228C0D0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44" w:author="Hitech" w:date="2025-06-20T21:38:00Z"/>
          <w:rFonts w:ascii="Consolas" w:hAnsi="Consolas"/>
          <w:sz w:val="18"/>
          <w:szCs w:val="18"/>
          <w:lang w:val="en-US"/>
        </w:rPr>
      </w:pPr>
      <w:del w:id="48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28B4A275" w14:textId="71DBE19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46" w:author="Hitech" w:date="2025-06-20T21:38:00Z"/>
          <w:rFonts w:ascii="Consolas" w:hAnsi="Consolas"/>
          <w:sz w:val="18"/>
          <w:szCs w:val="18"/>
          <w:lang w:val="en-US"/>
        </w:rPr>
      </w:pPr>
      <w:del w:id="48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34C91E86" w14:textId="1B6A2BD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48" w:author="Hitech" w:date="2025-06-20T21:38:00Z"/>
          <w:rFonts w:ascii="Consolas" w:hAnsi="Consolas"/>
          <w:sz w:val="18"/>
          <w:szCs w:val="18"/>
          <w:lang w:val="en-US"/>
        </w:rPr>
      </w:pPr>
      <w:del w:id="48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22A4C11D" w14:textId="3FB436C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50" w:author="Hitech" w:date="2025-06-20T21:38:00Z"/>
          <w:rFonts w:ascii="Consolas" w:hAnsi="Consolas"/>
          <w:sz w:val="18"/>
          <w:szCs w:val="18"/>
          <w:lang w:val="en-US"/>
        </w:rPr>
      </w:pPr>
      <w:del w:id="48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list2)</w:delText>
        </w:r>
      </w:del>
    </w:p>
    <w:p w14:paraId="2591457C" w14:textId="7FA64BE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52" w:author="Hitech" w:date="2025-06-20T21:38:00Z"/>
          <w:rFonts w:ascii="Consolas" w:hAnsi="Consolas"/>
          <w:sz w:val="18"/>
          <w:szCs w:val="18"/>
          <w:lang w:val="en-US"/>
        </w:rPr>
      </w:pPr>
      <w:del w:id="48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5123789E" w14:textId="29BBC8E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54" w:author="Hitech" w:date="2025-06-20T21:38:00Z"/>
          <w:rFonts w:ascii="Consolas" w:hAnsi="Consolas"/>
          <w:sz w:val="18"/>
          <w:szCs w:val="18"/>
          <w:lang w:val="en-US"/>
        </w:rPr>
      </w:pPr>
      <w:del w:id="48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elem.Single();</w:delText>
        </w:r>
      </w:del>
    </w:p>
    <w:p w14:paraId="58D725AE" w14:textId="2417C91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56" w:author="Hitech" w:date="2025-06-20T21:38:00Z"/>
          <w:rFonts w:ascii="Consolas" w:hAnsi="Consolas"/>
          <w:sz w:val="18"/>
          <w:szCs w:val="18"/>
          <w:lang w:val="en-US"/>
        </w:rPr>
      </w:pPr>
      <w:del w:id="48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50CD6DB6" w14:textId="26DFFF3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58" w:author="Hitech" w:date="2025-06-20T21:38:00Z"/>
          <w:rFonts w:ascii="Consolas" w:hAnsi="Consolas"/>
          <w:sz w:val="18"/>
          <w:szCs w:val="18"/>
          <w:lang w:val="en-US"/>
        </w:rPr>
      </w:pPr>
      <w:del w:id="48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73F6AF5D" w14:textId="7A4E864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60" w:author="Hitech" w:date="2025-06-20T21:38:00Z"/>
          <w:rFonts w:ascii="Consolas" w:hAnsi="Consolas"/>
          <w:sz w:val="18"/>
          <w:szCs w:val="18"/>
          <w:lang w:val="en-US"/>
        </w:rPr>
      </w:pPr>
      <w:del w:id="48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59B2713A" w14:textId="79743C3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62" w:author="Hitech" w:date="2025-06-20T21:38:00Z"/>
          <w:rFonts w:ascii="Consolas" w:hAnsi="Consolas"/>
          <w:sz w:val="18"/>
          <w:szCs w:val="18"/>
          <w:lang w:val="en-US"/>
        </w:rPr>
      </w:pPr>
      <w:del w:id="48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2DAEB462" w14:textId="7B3691D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64" w:author="Hitech" w:date="2025-06-20T21:38:00Z"/>
          <w:rFonts w:ascii="Consolas" w:hAnsi="Consolas"/>
          <w:sz w:val="18"/>
          <w:szCs w:val="18"/>
          <w:lang w:val="en-US"/>
        </w:rPr>
      </w:pPr>
      <w:del w:id="48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224AE62D" w14:textId="6CE7D25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66" w:author="Hitech" w:date="2025-06-20T21:38:00Z"/>
          <w:rFonts w:ascii="Consolas" w:hAnsi="Consolas"/>
          <w:sz w:val="18"/>
          <w:szCs w:val="18"/>
          <w:lang w:val="en-US"/>
        </w:rPr>
      </w:pPr>
      <w:del w:id="48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flag_client = false;</w:delText>
        </w:r>
      </w:del>
    </w:p>
    <w:p w14:paraId="2E6D0645" w14:textId="147C4AB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68" w:author="Hitech" w:date="2025-06-20T21:38:00Z"/>
          <w:rFonts w:ascii="Consolas" w:hAnsi="Consolas"/>
          <w:sz w:val="18"/>
          <w:szCs w:val="18"/>
          <w:lang w:val="en-US"/>
        </w:rPr>
      </w:pPr>
      <w:del w:id="48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27964834" w14:textId="7F4B077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70" w:author="Hitech" w:date="2025-06-20T21:38:00Z"/>
          <w:rFonts w:ascii="Consolas" w:hAnsi="Consolas"/>
          <w:sz w:val="18"/>
          <w:szCs w:val="18"/>
          <w:lang w:val="en-US"/>
        </w:rPr>
      </w:pPr>
      <w:del w:id="48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4B5CC323" w14:textId="7C6B9C1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72" w:author="Hitech" w:date="2025-06-20T21:38:00Z"/>
          <w:rFonts w:ascii="Consolas" w:hAnsi="Consolas"/>
          <w:sz w:val="18"/>
          <w:szCs w:val="18"/>
          <w:lang w:val="en-US"/>
        </w:rPr>
      </w:pPr>
      <w:del w:id="48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40B70429" w14:textId="4750932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74" w:author="Hitech" w:date="2025-06-20T21:38:00Z"/>
          <w:rFonts w:ascii="Consolas" w:hAnsi="Consolas"/>
          <w:sz w:val="18"/>
          <w:szCs w:val="18"/>
          <w:lang w:val="en-US"/>
        </w:rPr>
      </w:pPr>
      <w:del w:id="48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482768B1" w14:textId="63453E9B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76" w:author="Hitech" w:date="2025-06-20T21:38:00Z"/>
          <w:rFonts w:ascii="Consolas" w:hAnsi="Consolas"/>
          <w:sz w:val="18"/>
          <w:szCs w:val="18"/>
        </w:rPr>
      </w:pPr>
      <w:del w:id="48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2AE8394D" w14:textId="261E006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78" w:author="Hitech" w:date="2025-06-20T21:38:00Z"/>
          <w:rFonts w:ascii="Consolas" w:hAnsi="Consolas"/>
          <w:sz w:val="18"/>
          <w:szCs w:val="18"/>
          <w:lang w:val="en-US"/>
        </w:rPr>
      </w:pPr>
      <w:del w:id="4879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29EB0123" w14:textId="68020EF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80" w:author="Hitech" w:date="2025-06-20T21:38:00Z"/>
          <w:rFonts w:ascii="Consolas" w:hAnsi="Consolas"/>
          <w:sz w:val="18"/>
          <w:szCs w:val="18"/>
          <w:lang w:val="en-US"/>
        </w:rPr>
      </w:pPr>
      <w:del w:id="48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37975E1A" w14:textId="3204DF4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82" w:author="Hitech" w:date="2025-06-20T21:38:00Z"/>
          <w:rFonts w:ascii="Consolas" w:hAnsi="Consolas"/>
          <w:sz w:val="18"/>
          <w:szCs w:val="18"/>
          <w:lang w:val="en-US"/>
        </w:rPr>
      </w:pPr>
      <w:del w:id="48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'4':flag_client = false;</w:delText>
        </w:r>
      </w:del>
    </w:p>
    <w:p w14:paraId="4501E2BD" w14:textId="7FF5FCC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84" w:author="Hitech" w:date="2025-06-20T21:38:00Z"/>
          <w:rFonts w:ascii="Consolas" w:hAnsi="Consolas"/>
          <w:sz w:val="18"/>
          <w:szCs w:val="18"/>
          <w:lang w:val="en-US"/>
        </w:rPr>
      </w:pPr>
      <w:del w:id="48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74643796" w14:textId="4A1D26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86" w:author="Hitech" w:date="2025-06-20T21:38:00Z"/>
          <w:rFonts w:ascii="Consolas" w:hAnsi="Consolas"/>
          <w:sz w:val="18"/>
          <w:szCs w:val="18"/>
          <w:lang w:val="en-US"/>
        </w:rPr>
      </w:pPr>
      <w:del w:id="48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default:</w:delText>
        </w:r>
      </w:del>
    </w:p>
    <w:p w14:paraId="43B567E8" w14:textId="5B60A9A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88" w:author="Hitech" w:date="2025-06-20T21:38:00Z"/>
          <w:rFonts w:ascii="Consolas" w:hAnsi="Consolas"/>
          <w:sz w:val="18"/>
          <w:szCs w:val="18"/>
          <w:lang w:val="en-US"/>
        </w:rPr>
      </w:pPr>
      <w:del w:id="48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Console.Clear();</w:delText>
        </w:r>
      </w:del>
    </w:p>
    <w:p w14:paraId="21601735" w14:textId="2658AB4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90" w:author="Hitech" w:date="2025-06-20T21:38:00Z"/>
          <w:rFonts w:ascii="Consolas" w:hAnsi="Consolas"/>
          <w:sz w:val="18"/>
          <w:szCs w:val="18"/>
          <w:lang w:val="en-US"/>
        </w:rPr>
      </w:pPr>
      <w:del w:id="48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Console.ForegroundColor = ConsoleColor.Red;</w:delText>
        </w:r>
      </w:del>
    </w:p>
    <w:p w14:paraId="7E67239E" w14:textId="3E2BD6F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92" w:author="Hitech" w:date="2025-06-20T21:38:00Z"/>
          <w:rFonts w:ascii="Consolas" w:hAnsi="Consolas"/>
          <w:sz w:val="18"/>
          <w:szCs w:val="18"/>
        </w:rPr>
      </w:pPr>
      <w:del w:id="48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Console.WriteLine("Ошибка попробуйте еще раз");</w:delText>
        </w:r>
      </w:del>
    </w:p>
    <w:p w14:paraId="55CE5CA8" w14:textId="2752E8E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94" w:author="Hitech" w:date="2025-06-20T21:38:00Z"/>
          <w:rFonts w:ascii="Consolas" w:hAnsi="Consolas"/>
          <w:sz w:val="18"/>
          <w:szCs w:val="18"/>
          <w:lang w:val="en-US"/>
        </w:rPr>
      </w:pPr>
      <w:del w:id="489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68C58766" w14:textId="32BDB41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96" w:author="Hitech" w:date="2025-06-20T21:38:00Z"/>
          <w:rFonts w:ascii="Consolas" w:hAnsi="Consolas"/>
          <w:sz w:val="18"/>
          <w:szCs w:val="18"/>
          <w:lang w:val="en-US"/>
        </w:rPr>
      </w:pPr>
      <w:del w:id="48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7CE8433F" w14:textId="32B1DB5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98" w:author="Hitech" w:date="2025-06-20T21:38:00Z"/>
          <w:rFonts w:ascii="Consolas" w:hAnsi="Consolas"/>
          <w:sz w:val="18"/>
          <w:szCs w:val="18"/>
          <w:lang w:val="en-US"/>
        </w:rPr>
      </w:pPr>
      <w:del w:id="48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7568B701" w14:textId="6C37CF4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00" w:author="Hitech" w:date="2025-06-20T21:38:00Z"/>
          <w:rFonts w:ascii="Consolas" w:hAnsi="Consolas"/>
          <w:sz w:val="18"/>
          <w:szCs w:val="18"/>
          <w:lang w:val="en-US"/>
        </w:rPr>
      </w:pPr>
      <w:del w:id="49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4D418997" w14:textId="3416AAC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02" w:author="Hitech" w:date="2025-06-20T21:38:00Z"/>
          <w:rFonts w:ascii="Consolas" w:hAnsi="Consolas"/>
          <w:sz w:val="18"/>
          <w:szCs w:val="18"/>
          <w:lang w:val="en-US"/>
        </w:rPr>
      </w:pPr>
      <w:del w:id="49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foreach (var elem in list3)</w:delText>
        </w:r>
      </w:del>
    </w:p>
    <w:p w14:paraId="664832CE" w14:textId="64A1AC8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04" w:author="Hitech" w:date="2025-06-20T21:38:00Z"/>
          <w:rFonts w:ascii="Consolas" w:hAnsi="Consolas"/>
          <w:sz w:val="18"/>
          <w:szCs w:val="18"/>
          <w:lang w:val="en-US"/>
        </w:rPr>
      </w:pPr>
      <w:del w:id="49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7AD1F794" w14:textId="29642E3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06" w:author="Hitech" w:date="2025-06-20T21:38:00Z"/>
          <w:rFonts w:ascii="Consolas" w:hAnsi="Consolas"/>
          <w:sz w:val="18"/>
          <w:szCs w:val="18"/>
          <w:lang w:val="en-US"/>
        </w:rPr>
      </w:pPr>
      <w:del w:id="49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elem.PrintEmployee();</w:delText>
        </w:r>
      </w:del>
    </w:p>
    <w:p w14:paraId="6413D470" w14:textId="4720665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08" w:author="Hitech" w:date="2025-06-20T21:38:00Z"/>
          <w:rFonts w:ascii="Consolas" w:hAnsi="Consolas"/>
          <w:sz w:val="18"/>
          <w:szCs w:val="18"/>
          <w:lang w:val="en-US"/>
        </w:rPr>
      </w:pPr>
      <w:del w:id="49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67C9A746" w14:textId="410204F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10" w:author="Hitech" w:date="2025-06-20T21:38:00Z"/>
          <w:rFonts w:ascii="Consolas" w:hAnsi="Consolas"/>
          <w:sz w:val="18"/>
          <w:szCs w:val="18"/>
          <w:lang w:val="en-US"/>
        </w:rPr>
      </w:pPr>
      <w:del w:id="49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3E23196C" w14:textId="0585A33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12" w:author="Hitech" w:date="2025-06-20T21:38:00Z"/>
          <w:rFonts w:ascii="Consolas" w:hAnsi="Consolas"/>
          <w:sz w:val="18"/>
          <w:szCs w:val="18"/>
          <w:lang w:val="en-US"/>
        </w:rPr>
      </w:pPr>
      <w:del w:id="49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'3':</w:delText>
        </w:r>
      </w:del>
    </w:p>
    <w:p w14:paraId="63931AC6" w14:textId="72D452B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14" w:author="Hitech" w:date="2025-06-20T21:38:00Z"/>
          <w:rFonts w:ascii="Consolas" w:hAnsi="Consolas"/>
          <w:sz w:val="18"/>
          <w:szCs w:val="18"/>
          <w:lang w:val="en-US"/>
        </w:rPr>
      </w:pPr>
      <w:del w:id="49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bool flag_employee = true;</w:delText>
        </w:r>
      </w:del>
    </w:p>
    <w:p w14:paraId="1D771644" w14:textId="56773F5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16" w:author="Hitech" w:date="2025-06-20T21:38:00Z"/>
          <w:rFonts w:ascii="Consolas" w:hAnsi="Consolas"/>
          <w:sz w:val="18"/>
          <w:szCs w:val="18"/>
          <w:lang w:val="en-US"/>
        </w:rPr>
      </w:pPr>
      <w:del w:id="49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while(flag_employee)</w:delText>
        </w:r>
      </w:del>
    </w:p>
    <w:p w14:paraId="7C9DFD99" w14:textId="37C5608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18" w:author="Hitech" w:date="2025-06-20T21:38:00Z"/>
          <w:rFonts w:ascii="Consolas" w:hAnsi="Consolas"/>
          <w:sz w:val="18"/>
          <w:szCs w:val="18"/>
          <w:lang w:val="en-US"/>
        </w:rPr>
      </w:pPr>
      <w:del w:id="49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5416E10C" w14:textId="2A1584F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20" w:author="Hitech" w:date="2025-06-20T21:38:00Z"/>
          <w:rFonts w:ascii="Consolas" w:hAnsi="Consolas"/>
          <w:sz w:val="18"/>
          <w:szCs w:val="18"/>
          <w:lang w:val="en-US"/>
        </w:rPr>
      </w:pPr>
      <w:del w:id="49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0CC47CFA" w14:textId="529F181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22" w:author="Hitech" w:date="2025-06-20T21:38:00Z"/>
          <w:rFonts w:ascii="Consolas" w:hAnsi="Consolas"/>
          <w:sz w:val="18"/>
          <w:szCs w:val="18"/>
          <w:lang w:val="en-US"/>
        </w:rPr>
      </w:pPr>
      <w:del w:id="49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ConsoleColor.DarkYellow;</w:delText>
        </w:r>
      </w:del>
    </w:p>
    <w:p w14:paraId="68FB40B5" w14:textId="7168F3C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24" w:author="Hitech" w:date="2025-06-20T21:38:00Z"/>
          <w:rFonts w:ascii="Consolas" w:hAnsi="Consolas"/>
          <w:sz w:val="18"/>
          <w:szCs w:val="18"/>
        </w:rPr>
      </w:pPr>
      <w:del w:id="49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Console.WriteLine("[1] Вывод информации о служащих");</w:delText>
        </w:r>
      </w:del>
    </w:p>
    <w:p w14:paraId="09EE614F" w14:textId="2D1FFB6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26" w:author="Hitech" w:date="2025-06-20T21:38:00Z"/>
          <w:rFonts w:ascii="Consolas" w:hAnsi="Consolas"/>
          <w:sz w:val="18"/>
          <w:szCs w:val="18"/>
        </w:rPr>
      </w:pPr>
      <w:del w:id="492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Console.WriteLine("[2] Информация о служащем,убиравшим этаж в определенный день");</w:delText>
        </w:r>
      </w:del>
    </w:p>
    <w:p w14:paraId="1917C95A" w14:textId="3EFCD4F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28" w:author="Hitech" w:date="2025-06-20T21:38:00Z"/>
          <w:rFonts w:ascii="Consolas" w:hAnsi="Consolas"/>
          <w:sz w:val="18"/>
          <w:szCs w:val="18"/>
        </w:rPr>
      </w:pPr>
      <w:del w:id="492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Console.WriteLine("[3] Принятие на работу нового служащего");</w:delText>
        </w:r>
      </w:del>
    </w:p>
    <w:p w14:paraId="40943745" w14:textId="04820DA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30" w:author="Hitech" w:date="2025-06-20T21:38:00Z"/>
          <w:rFonts w:ascii="Consolas" w:hAnsi="Consolas"/>
          <w:sz w:val="18"/>
          <w:szCs w:val="18"/>
        </w:rPr>
      </w:pPr>
      <w:del w:id="493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Console.WriteLine("[4] Увольнение служащего");</w:delText>
        </w:r>
      </w:del>
    </w:p>
    <w:p w14:paraId="1119270A" w14:textId="0C535D7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32" w:author="Hitech" w:date="2025-06-20T21:38:00Z"/>
          <w:rFonts w:ascii="Consolas" w:hAnsi="Consolas"/>
          <w:sz w:val="18"/>
          <w:szCs w:val="18"/>
        </w:rPr>
      </w:pPr>
      <w:del w:id="493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Console.WriteLine("[5] Выход в главное меню");</w:delText>
        </w:r>
      </w:del>
    </w:p>
    <w:p w14:paraId="0CFB5D5D" w14:textId="6A650D5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34" w:author="Hitech" w:date="2025-06-20T21:38:00Z"/>
          <w:rFonts w:ascii="Consolas" w:hAnsi="Consolas"/>
          <w:sz w:val="18"/>
          <w:szCs w:val="18"/>
          <w:lang w:val="en-US"/>
        </w:rPr>
      </w:pPr>
      <w:del w:id="493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22396B24" w14:textId="41BEE5C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36" w:author="Hitech" w:date="2025-06-20T21:38:00Z"/>
          <w:rFonts w:ascii="Consolas" w:hAnsi="Consolas"/>
          <w:sz w:val="18"/>
          <w:szCs w:val="18"/>
          <w:lang w:val="en-US"/>
        </w:rPr>
      </w:pPr>
      <w:del w:id="49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switch(Console.ReadKey(true).KeyChar)</w:delText>
        </w:r>
      </w:del>
    </w:p>
    <w:p w14:paraId="0FCFF9F4" w14:textId="5381062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38" w:author="Hitech" w:date="2025-06-20T21:38:00Z"/>
          <w:rFonts w:ascii="Consolas" w:hAnsi="Consolas"/>
          <w:sz w:val="18"/>
          <w:szCs w:val="18"/>
          <w:lang w:val="en-US"/>
        </w:rPr>
      </w:pPr>
      <w:del w:id="49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38B4D01F" w14:textId="17D6461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40" w:author="Hitech" w:date="2025-06-20T21:38:00Z"/>
          <w:rFonts w:ascii="Consolas" w:hAnsi="Consolas"/>
          <w:sz w:val="18"/>
          <w:szCs w:val="18"/>
          <w:lang w:val="en-US"/>
        </w:rPr>
      </w:pPr>
      <w:del w:id="49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'1':</w:delText>
        </w:r>
      </w:del>
    </w:p>
    <w:p w14:paraId="0BA0FDDF" w14:textId="124A8E4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42" w:author="Hitech" w:date="2025-06-20T21:38:00Z"/>
          <w:rFonts w:ascii="Consolas" w:hAnsi="Consolas"/>
          <w:sz w:val="18"/>
          <w:szCs w:val="18"/>
          <w:lang w:val="en-US"/>
        </w:rPr>
      </w:pPr>
      <w:del w:id="49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3A3807DD" w14:textId="5140478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44" w:author="Hitech" w:date="2025-06-20T21:38:00Z"/>
          <w:rFonts w:ascii="Consolas" w:hAnsi="Consolas"/>
          <w:sz w:val="18"/>
          <w:szCs w:val="18"/>
          <w:lang w:val="en-US"/>
        </w:rPr>
      </w:pPr>
      <w:del w:id="49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2927770" w14:textId="2A04DFC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46" w:author="Hitech" w:date="2025-06-20T21:38:00Z"/>
          <w:rFonts w:ascii="Consolas" w:hAnsi="Consolas"/>
          <w:sz w:val="18"/>
          <w:szCs w:val="18"/>
          <w:lang w:val="en-US"/>
        </w:rPr>
      </w:pPr>
      <w:del w:id="49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17FCC879" w14:textId="180AD2E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48" w:author="Hitech" w:date="2025-06-20T21:38:00Z"/>
          <w:rFonts w:ascii="Consolas" w:hAnsi="Consolas"/>
          <w:sz w:val="18"/>
          <w:szCs w:val="18"/>
          <w:lang w:val="en-US"/>
        </w:rPr>
      </w:pPr>
      <w:del w:id="49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foreach(var elem in list3)</w:delText>
        </w:r>
      </w:del>
    </w:p>
    <w:p w14:paraId="57A39A0E" w14:textId="7249C56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50" w:author="Hitech" w:date="2025-06-20T21:38:00Z"/>
          <w:rFonts w:ascii="Consolas" w:hAnsi="Consolas"/>
          <w:sz w:val="18"/>
          <w:szCs w:val="18"/>
          <w:lang w:val="en-US"/>
        </w:rPr>
      </w:pPr>
      <w:del w:id="49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3A59EB98" w14:textId="1327DAD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52" w:author="Hitech" w:date="2025-06-20T21:38:00Z"/>
          <w:rFonts w:ascii="Consolas" w:hAnsi="Consolas"/>
          <w:sz w:val="18"/>
          <w:szCs w:val="18"/>
          <w:lang w:val="en-US"/>
        </w:rPr>
      </w:pPr>
      <w:del w:id="49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elem.PrintEmployee();</w:delText>
        </w:r>
      </w:del>
    </w:p>
    <w:p w14:paraId="26AFFE43" w14:textId="1D81CE3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54" w:author="Hitech" w:date="2025-06-20T21:38:00Z"/>
          <w:rFonts w:ascii="Consolas" w:hAnsi="Consolas"/>
          <w:sz w:val="18"/>
          <w:szCs w:val="18"/>
          <w:lang w:val="en-US"/>
        </w:rPr>
      </w:pPr>
      <w:del w:id="49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48BA143A" w14:textId="1679BA6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56" w:author="Hitech" w:date="2025-06-20T21:38:00Z"/>
          <w:rFonts w:ascii="Consolas" w:hAnsi="Consolas"/>
          <w:sz w:val="18"/>
          <w:szCs w:val="18"/>
          <w:lang w:val="en-US"/>
        </w:rPr>
      </w:pPr>
      <w:del w:id="49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25A6BE47" w14:textId="56F1766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58" w:author="Hitech" w:date="2025-06-20T21:38:00Z"/>
          <w:rFonts w:ascii="Consolas" w:hAnsi="Consolas"/>
          <w:sz w:val="18"/>
          <w:szCs w:val="18"/>
          <w:lang w:val="en-US"/>
        </w:rPr>
      </w:pPr>
      <w:del w:id="49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08DE6F08" w14:textId="377EAC5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60" w:author="Hitech" w:date="2025-06-20T21:38:00Z"/>
          <w:rFonts w:ascii="Consolas" w:hAnsi="Consolas"/>
          <w:sz w:val="18"/>
          <w:szCs w:val="18"/>
          <w:lang w:val="en-US"/>
        </w:rPr>
      </w:pPr>
      <w:del w:id="49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58563316" w14:textId="3E2B739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62" w:author="Hitech" w:date="2025-06-20T21:38:00Z"/>
          <w:rFonts w:ascii="Consolas" w:hAnsi="Consolas"/>
          <w:sz w:val="18"/>
          <w:szCs w:val="18"/>
          <w:lang w:val="en-US"/>
        </w:rPr>
      </w:pPr>
      <w:del w:id="49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DF2C122" w14:textId="23FD603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64" w:author="Hitech" w:date="2025-06-20T21:38:00Z"/>
          <w:rFonts w:ascii="Consolas" w:hAnsi="Consolas"/>
          <w:sz w:val="18"/>
          <w:szCs w:val="18"/>
          <w:lang w:val="en-US"/>
        </w:rPr>
      </w:pPr>
      <w:del w:id="49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flag_employee = false;</w:delText>
        </w:r>
      </w:del>
    </w:p>
    <w:p w14:paraId="64E83600" w14:textId="4A61C07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66" w:author="Hitech" w:date="2025-06-20T21:38:00Z"/>
          <w:rFonts w:ascii="Consolas" w:hAnsi="Consolas"/>
          <w:sz w:val="18"/>
          <w:szCs w:val="18"/>
          <w:lang w:val="en-US"/>
        </w:rPr>
      </w:pPr>
      <w:del w:id="49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3B6C998F" w14:textId="2321EAA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68" w:author="Hitech" w:date="2025-06-20T21:38:00Z"/>
          <w:rFonts w:ascii="Consolas" w:hAnsi="Consolas"/>
          <w:sz w:val="18"/>
          <w:szCs w:val="18"/>
          <w:lang w:val="en-US"/>
        </w:rPr>
      </w:pPr>
      <w:del w:id="49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04BCA94" w14:textId="6732E1F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70" w:author="Hitech" w:date="2025-06-20T21:38:00Z"/>
          <w:rFonts w:ascii="Consolas" w:hAnsi="Consolas"/>
          <w:sz w:val="18"/>
          <w:szCs w:val="18"/>
          <w:lang w:val="en-US"/>
        </w:rPr>
      </w:pPr>
      <w:del w:id="49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06A7827C" w14:textId="4701155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72" w:author="Hitech" w:date="2025-06-20T21:38:00Z"/>
          <w:rFonts w:ascii="Consolas" w:hAnsi="Consolas"/>
          <w:sz w:val="18"/>
          <w:szCs w:val="18"/>
          <w:lang w:val="en-US"/>
        </w:rPr>
      </w:pPr>
      <w:del w:id="49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6345860B" w14:textId="21593FB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74" w:author="Hitech" w:date="2025-06-20T21:38:00Z"/>
          <w:rFonts w:ascii="Consolas" w:hAnsi="Consolas"/>
          <w:sz w:val="18"/>
          <w:szCs w:val="18"/>
          <w:lang w:val="en-US"/>
        </w:rPr>
      </w:pPr>
      <w:del w:id="49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7D343A45" w14:textId="77EDB61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76" w:author="Hitech" w:date="2025-06-20T21:38:00Z"/>
          <w:rFonts w:ascii="Consolas" w:hAnsi="Consolas"/>
          <w:sz w:val="18"/>
          <w:szCs w:val="18"/>
          <w:lang w:val="en-US"/>
        </w:rPr>
      </w:pPr>
      <w:del w:id="49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7AC66F2" w14:textId="756F075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78" w:author="Hitech" w:date="2025-06-20T21:38:00Z"/>
          <w:rFonts w:ascii="Consolas" w:hAnsi="Consolas"/>
          <w:sz w:val="18"/>
          <w:szCs w:val="18"/>
          <w:lang w:val="en-US"/>
        </w:rPr>
      </w:pPr>
      <w:del w:id="49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0BF631C0" w14:textId="3F7A5C6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80" w:author="Hitech" w:date="2025-06-20T21:38:00Z"/>
          <w:rFonts w:ascii="Consolas" w:hAnsi="Consolas"/>
          <w:sz w:val="18"/>
          <w:szCs w:val="18"/>
          <w:lang w:val="en-US"/>
        </w:rPr>
      </w:pPr>
      <w:del w:id="49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'2':</w:delText>
        </w:r>
      </w:del>
    </w:p>
    <w:p w14:paraId="7EDF526F" w14:textId="5438426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82" w:author="Hitech" w:date="2025-06-20T21:38:00Z"/>
          <w:rFonts w:ascii="Consolas" w:hAnsi="Consolas"/>
          <w:sz w:val="18"/>
          <w:szCs w:val="18"/>
          <w:lang w:val="en-US"/>
        </w:rPr>
      </w:pPr>
      <w:del w:id="49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586A7BA9" w14:textId="2AD4E1B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84" w:author="Hitech" w:date="2025-06-20T21:38:00Z"/>
          <w:rFonts w:ascii="Consolas" w:hAnsi="Consolas"/>
          <w:sz w:val="18"/>
          <w:szCs w:val="18"/>
          <w:lang w:val="en-US"/>
        </w:rPr>
      </w:pPr>
      <w:del w:id="49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0816EEAB" w14:textId="43E393E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86" w:author="Hitech" w:date="2025-06-20T21:38:00Z"/>
          <w:rFonts w:ascii="Consolas" w:hAnsi="Consolas"/>
          <w:sz w:val="18"/>
          <w:szCs w:val="18"/>
          <w:lang w:val="en-US"/>
        </w:rPr>
      </w:pPr>
      <w:del w:id="49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72CEDBA7" w14:textId="037B9ED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88" w:author="Hitech" w:date="2025-06-20T21:38:00Z"/>
          <w:rFonts w:ascii="Consolas" w:hAnsi="Consolas"/>
          <w:sz w:val="18"/>
          <w:szCs w:val="18"/>
        </w:rPr>
      </w:pPr>
      <w:del w:id="49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Console.WriteLine("Введите день недели:");</w:delText>
        </w:r>
      </w:del>
    </w:p>
    <w:p w14:paraId="04CD8517" w14:textId="0DCE04F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90" w:author="Hitech" w:date="2025-06-20T21:38:00Z"/>
          <w:rFonts w:ascii="Consolas" w:hAnsi="Consolas"/>
          <w:sz w:val="18"/>
          <w:szCs w:val="18"/>
          <w:lang w:val="en-US"/>
        </w:rPr>
      </w:pPr>
      <w:del w:id="499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string day = Console.ReadLine();</w:delText>
        </w:r>
      </w:del>
    </w:p>
    <w:p w14:paraId="5B777ABA" w14:textId="07BD7D5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92" w:author="Hitech" w:date="2025-06-20T21:38:00Z"/>
          <w:rFonts w:ascii="Consolas" w:hAnsi="Consolas"/>
          <w:sz w:val="18"/>
          <w:szCs w:val="18"/>
          <w:lang w:val="en-US"/>
        </w:rPr>
      </w:pPr>
      <w:del w:id="49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Введите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этаж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:");</w:delText>
        </w:r>
      </w:del>
    </w:p>
    <w:p w14:paraId="11AC1454" w14:textId="0B7E2D6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94" w:author="Hitech" w:date="2025-06-20T21:38:00Z"/>
          <w:rFonts w:ascii="Consolas" w:hAnsi="Consolas"/>
          <w:sz w:val="18"/>
          <w:szCs w:val="18"/>
          <w:lang w:val="en-US"/>
        </w:rPr>
      </w:pPr>
      <w:del w:id="49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int floor = Convert.ToInt32(Console.ReadLine());</w:delText>
        </w:r>
      </w:del>
    </w:p>
    <w:p w14:paraId="11949D6E" w14:textId="02A178A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96" w:author="Hitech" w:date="2025-06-20T21:38:00Z"/>
          <w:rFonts w:ascii="Consolas" w:hAnsi="Consolas"/>
          <w:sz w:val="18"/>
          <w:szCs w:val="18"/>
          <w:lang w:val="en-US"/>
        </w:rPr>
      </w:pPr>
      <w:del w:id="49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list3)</w:delText>
        </w:r>
      </w:del>
    </w:p>
    <w:p w14:paraId="0D68404F" w14:textId="079D7D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98" w:author="Hitech" w:date="2025-06-20T21:38:00Z"/>
          <w:rFonts w:ascii="Consolas" w:hAnsi="Consolas"/>
          <w:sz w:val="18"/>
          <w:szCs w:val="18"/>
          <w:lang w:val="en-US"/>
        </w:rPr>
      </w:pPr>
      <w:del w:id="49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377C4C7" w14:textId="1256620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00" w:author="Hitech" w:date="2025-06-20T21:38:00Z"/>
          <w:rFonts w:ascii="Consolas" w:hAnsi="Consolas"/>
          <w:sz w:val="18"/>
          <w:szCs w:val="18"/>
          <w:lang w:val="en-US"/>
        </w:rPr>
      </w:pPr>
      <w:del w:id="50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elem.Cleaning(day,floor);</w:delText>
        </w:r>
      </w:del>
    </w:p>
    <w:p w14:paraId="54C4FB54" w14:textId="16FA5B9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02" w:author="Hitech" w:date="2025-06-20T21:38:00Z"/>
          <w:rFonts w:ascii="Consolas" w:hAnsi="Consolas"/>
          <w:sz w:val="18"/>
          <w:szCs w:val="18"/>
          <w:lang w:val="en-US"/>
        </w:rPr>
      </w:pPr>
      <w:del w:id="50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23EABB3B" w14:textId="4200695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04" w:author="Hitech" w:date="2025-06-20T21:38:00Z"/>
          <w:rFonts w:ascii="Consolas" w:hAnsi="Consolas"/>
          <w:sz w:val="18"/>
          <w:szCs w:val="18"/>
          <w:lang w:val="en-US"/>
        </w:rPr>
      </w:pPr>
      <w:del w:id="50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7F1D879E" w14:textId="60E42BF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06" w:author="Hitech" w:date="2025-06-20T21:38:00Z"/>
          <w:rFonts w:ascii="Consolas" w:hAnsi="Consolas"/>
          <w:sz w:val="18"/>
          <w:szCs w:val="18"/>
          <w:lang w:val="en-US"/>
        </w:rPr>
      </w:pPr>
      <w:del w:id="50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2AE8B9A7" w14:textId="2368836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08" w:author="Hitech" w:date="2025-06-20T21:38:00Z"/>
          <w:rFonts w:ascii="Consolas" w:hAnsi="Consolas"/>
          <w:sz w:val="18"/>
          <w:szCs w:val="18"/>
          <w:lang w:val="en-US"/>
        </w:rPr>
      </w:pPr>
      <w:del w:id="50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3D26FBE2" w14:textId="7B85557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10" w:author="Hitech" w:date="2025-06-20T21:38:00Z"/>
          <w:rFonts w:ascii="Consolas" w:hAnsi="Consolas"/>
          <w:sz w:val="18"/>
          <w:szCs w:val="18"/>
          <w:lang w:val="en-US"/>
        </w:rPr>
      </w:pPr>
      <w:del w:id="50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1B99DA21" w14:textId="452D852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12" w:author="Hitech" w:date="2025-06-20T21:38:00Z"/>
          <w:rFonts w:ascii="Consolas" w:hAnsi="Consolas"/>
          <w:sz w:val="18"/>
          <w:szCs w:val="18"/>
          <w:lang w:val="en-US"/>
        </w:rPr>
      </w:pPr>
      <w:del w:id="50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flag_employee = false;</w:delText>
        </w:r>
      </w:del>
    </w:p>
    <w:p w14:paraId="7851F356" w14:textId="7E5A4D5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14" w:author="Hitech" w:date="2025-06-20T21:38:00Z"/>
          <w:rFonts w:ascii="Consolas" w:hAnsi="Consolas"/>
          <w:sz w:val="18"/>
          <w:szCs w:val="18"/>
          <w:lang w:val="en-US"/>
        </w:rPr>
      </w:pPr>
      <w:del w:id="50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7AF111CA" w14:textId="1811B72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16" w:author="Hitech" w:date="2025-06-20T21:38:00Z"/>
          <w:rFonts w:ascii="Consolas" w:hAnsi="Consolas"/>
          <w:sz w:val="18"/>
          <w:szCs w:val="18"/>
          <w:lang w:val="en-US"/>
        </w:rPr>
      </w:pPr>
      <w:del w:id="50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0D4473CA" w14:textId="7AAB638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18" w:author="Hitech" w:date="2025-06-20T21:38:00Z"/>
          <w:rFonts w:ascii="Consolas" w:hAnsi="Consolas"/>
          <w:sz w:val="18"/>
          <w:szCs w:val="18"/>
          <w:lang w:val="en-US"/>
        </w:rPr>
      </w:pPr>
      <w:del w:id="50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161AB42C" w14:textId="1C15F32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20" w:author="Hitech" w:date="2025-06-20T21:38:00Z"/>
          <w:rFonts w:ascii="Consolas" w:hAnsi="Consolas"/>
          <w:sz w:val="18"/>
          <w:szCs w:val="18"/>
          <w:lang w:val="en-US"/>
        </w:rPr>
      </w:pPr>
      <w:del w:id="50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97EC0C5" w14:textId="04616EC4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22" w:author="Hitech" w:date="2025-06-20T21:38:00Z"/>
          <w:rFonts w:ascii="Consolas" w:hAnsi="Consolas"/>
          <w:sz w:val="18"/>
          <w:szCs w:val="18"/>
        </w:rPr>
      </w:pPr>
      <w:del w:id="50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2EB615AB" w14:textId="284F72B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24" w:author="Hitech" w:date="2025-06-20T21:38:00Z"/>
          <w:rFonts w:ascii="Consolas" w:hAnsi="Consolas"/>
          <w:sz w:val="18"/>
          <w:szCs w:val="18"/>
          <w:lang w:val="en-US"/>
        </w:rPr>
      </w:pPr>
      <w:del w:id="5025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1A69FB45" w14:textId="3C643DE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26" w:author="Hitech" w:date="2025-06-20T21:38:00Z"/>
          <w:rFonts w:ascii="Consolas" w:hAnsi="Consolas"/>
          <w:sz w:val="18"/>
          <w:szCs w:val="18"/>
          <w:lang w:val="en-US"/>
        </w:rPr>
      </w:pPr>
      <w:del w:id="50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6ED937BE" w14:textId="6CA68B2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28" w:author="Hitech" w:date="2025-06-20T21:38:00Z"/>
          <w:rFonts w:ascii="Consolas" w:hAnsi="Consolas"/>
          <w:sz w:val="18"/>
          <w:szCs w:val="18"/>
          <w:lang w:val="en-US"/>
        </w:rPr>
      </w:pPr>
      <w:del w:id="50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'3':</w:delText>
        </w:r>
      </w:del>
    </w:p>
    <w:p w14:paraId="1E3C5E46" w14:textId="4C35034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30" w:author="Hitech" w:date="2025-06-20T21:38:00Z"/>
          <w:rFonts w:ascii="Consolas" w:hAnsi="Consolas"/>
          <w:sz w:val="18"/>
          <w:szCs w:val="18"/>
          <w:lang w:val="en-US"/>
        </w:rPr>
      </w:pPr>
      <w:del w:id="50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0CF96CCA" w14:textId="28CC7A5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32" w:author="Hitech" w:date="2025-06-20T21:38:00Z"/>
          <w:rFonts w:ascii="Consolas" w:hAnsi="Consolas"/>
          <w:sz w:val="18"/>
          <w:szCs w:val="18"/>
          <w:lang w:val="en-US"/>
        </w:rPr>
      </w:pPr>
      <w:del w:id="50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57CF2E30" w14:textId="477F100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34" w:author="Hitech" w:date="2025-06-20T21:38:00Z"/>
          <w:rFonts w:ascii="Consolas" w:hAnsi="Consolas"/>
          <w:sz w:val="18"/>
          <w:szCs w:val="18"/>
          <w:lang w:val="en-US"/>
        </w:rPr>
      </w:pPr>
      <w:del w:id="50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422BD91B" w14:textId="47C4407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36" w:author="Hitech" w:date="2025-06-20T21:38:00Z"/>
          <w:rFonts w:ascii="Consolas" w:hAnsi="Consolas"/>
          <w:sz w:val="18"/>
          <w:szCs w:val="18"/>
          <w:lang w:val="en-US"/>
        </w:rPr>
      </w:pPr>
      <w:del w:id="50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list3.Add(Employee.AddEmployee());</w:delText>
        </w:r>
      </w:del>
    </w:p>
    <w:p w14:paraId="2734A957" w14:textId="4EE9367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38" w:author="Hitech" w:date="2025-06-20T21:38:00Z"/>
          <w:rFonts w:ascii="Consolas" w:hAnsi="Consolas"/>
          <w:sz w:val="18"/>
          <w:szCs w:val="18"/>
          <w:lang w:val="en-US"/>
        </w:rPr>
      </w:pPr>
      <w:del w:id="50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list3.Last().SaveEmployees();</w:delText>
        </w:r>
      </w:del>
    </w:p>
    <w:p w14:paraId="2A5141DA" w14:textId="6F77873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40" w:author="Hitech" w:date="2025-06-20T21:38:00Z"/>
          <w:rFonts w:ascii="Consolas" w:hAnsi="Consolas"/>
          <w:sz w:val="18"/>
          <w:szCs w:val="18"/>
          <w:lang w:val="en-US"/>
        </w:rPr>
      </w:pPr>
      <w:del w:id="50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0A581A78" w14:textId="578A849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42" w:author="Hitech" w:date="2025-06-20T21:38:00Z"/>
          <w:rFonts w:ascii="Consolas" w:hAnsi="Consolas"/>
          <w:sz w:val="18"/>
          <w:szCs w:val="18"/>
          <w:lang w:val="en-US"/>
        </w:rPr>
      </w:pPr>
      <w:del w:id="50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70FC3200" w14:textId="179BC2D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44" w:author="Hitech" w:date="2025-06-20T21:38:00Z"/>
          <w:rFonts w:ascii="Consolas" w:hAnsi="Consolas"/>
          <w:sz w:val="18"/>
          <w:szCs w:val="18"/>
          <w:lang w:val="en-US"/>
        </w:rPr>
      </w:pPr>
      <w:del w:id="50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161723FC" w14:textId="4D8F203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46" w:author="Hitech" w:date="2025-06-20T21:38:00Z"/>
          <w:rFonts w:ascii="Consolas" w:hAnsi="Consolas"/>
          <w:sz w:val="18"/>
          <w:szCs w:val="18"/>
          <w:lang w:val="en-US"/>
        </w:rPr>
      </w:pPr>
      <w:del w:id="50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10CC494D" w14:textId="06D434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48" w:author="Hitech" w:date="2025-06-20T21:38:00Z"/>
          <w:rFonts w:ascii="Consolas" w:hAnsi="Consolas"/>
          <w:sz w:val="18"/>
          <w:szCs w:val="18"/>
          <w:lang w:val="en-US"/>
        </w:rPr>
      </w:pPr>
      <w:del w:id="50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flag_employee = false;</w:delText>
        </w:r>
      </w:del>
    </w:p>
    <w:p w14:paraId="0824BEC8" w14:textId="15F4AD8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50" w:author="Hitech" w:date="2025-06-20T21:38:00Z"/>
          <w:rFonts w:ascii="Consolas" w:hAnsi="Consolas"/>
          <w:sz w:val="18"/>
          <w:szCs w:val="18"/>
          <w:lang w:val="en-US"/>
        </w:rPr>
      </w:pPr>
      <w:del w:id="50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04B7ADCA" w14:textId="66B1089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52" w:author="Hitech" w:date="2025-06-20T21:38:00Z"/>
          <w:rFonts w:ascii="Consolas" w:hAnsi="Consolas"/>
          <w:sz w:val="18"/>
          <w:szCs w:val="18"/>
          <w:lang w:val="en-US"/>
        </w:rPr>
      </w:pPr>
      <w:del w:id="50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1592DB87" w14:textId="181C73E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54" w:author="Hitech" w:date="2025-06-20T21:38:00Z"/>
          <w:rFonts w:ascii="Consolas" w:hAnsi="Consolas"/>
          <w:sz w:val="18"/>
          <w:szCs w:val="18"/>
          <w:lang w:val="en-US"/>
        </w:rPr>
      </w:pPr>
      <w:del w:id="50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3DFC85E9" w14:textId="1696C48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56" w:author="Hitech" w:date="2025-06-20T21:38:00Z"/>
          <w:rFonts w:ascii="Consolas" w:hAnsi="Consolas"/>
          <w:sz w:val="18"/>
          <w:szCs w:val="18"/>
          <w:lang w:val="en-US"/>
        </w:rPr>
      </w:pPr>
      <w:del w:id="50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BAA1A82" w14:textId="2C1E1A55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58" w:author="Hitech" w:date="2025-06-20T21:38:00Z"/>
          <w:rFonts w:ascii="Consolas" w:hAnsi="Consolas"/>
          <w:sz w:val="18"/>
          <w:szCs w:val="18"/>
        </w:rPr>
      </w:pPr>
      <w:del w:id="50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67C79F0D" w14:textId="01FC92F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60" w:author="Hitech" w:date="2025-06-20T21:38:00Z"/>
          <w:rFonts w:ascii="Consolas" w:hAnsi="Consolas"/>
          <w:sz w:val="18"/>
          <w:szCs w:val="18"/>
          <w:lang w:val="en-US"/>
        </w:rPr>
      </w:pPr>
      <w:del w:id="5061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702DADE8" w14:textId="519F8EC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62" w:author="Hitech" w:date="2025-06-20T21:38:00Z"/>
          <w:rFonts w:ascii="Consolas" w:hAnsi="Consolas"/>
          <w:sz w:val="18"/>
          <w:szCs w:val="18"/>
          <w:lang w:val="en-US"/>
        </w:rPr>
      </w:pPr>
      <w:del w:id="50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2375849C" w14:textId="52687B7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64" w:author="Hitech" w:date="2025-06-20T21:38:00Z"/>
          <w:rFonts w:ascii="Consolas" w:hAnsi="Consolas"/>
          <w:sz w:val="18"/>
          <w:szCs w:val="18"/>
          <w:lang w:val="en-US"/>
        </w:rPr>
      </w:pPr>
      <w:del w:id="50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'4':</w:delText>
        </w:r>
      </w:del>
    </w:p>
    <w:p w14:paraId="6E6D1ABA" w14:textId="0D558E5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66" w:author="Hitech" w:date="2025-06-20T21:38:00Z"/>
          <w:rFonts w:ascii="Consolas" w:hAnsi="Consolas"/>
          <w:sz w:val="18"/>
          <w:szCs w:val="18"/>
          <w:lang w:val="en-US"/>
        </w:rPr>
      </w:pPr>
      <w:del w:id="50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6AA74B67" w14:textId="2641D6E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68" w:author="Hitech" w:date="2025-06-20T21:38:00Z"/>
          <w:rFonts w:ascii="Consolas" w:hAnsi="Consolas"/>
          <w:sz w:val="18"/>
          <w:szCs w:val="18"/>
          <w:lang w:val="en-US"/>
        </w:rPr>
      </w:pPr>
      <w:del w:id="50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2F0495BF" w14:textId="46DF149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70" w:author="Hitech" w:date="2025-06-20T21:38:00Z"/>
          <w:rFonts w:ascii="Consolas" w:hAnsi="Consolas"/>
          <w:sz w:val="18"/>
          <w:szCs w:val="18"/>
          <w:lang w:val="en-US"/>
        </w:rPr>
      </w:pPr>
      <w:del w:id="50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Employee.Delete(list3);</w:delText>
        </w:r>
      </w:del>
    </w:p>
    <w:p w14:paraId="5DF1865E" w14:textId="76ADDF4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72" w:author="Hitech" w:date="2025-06-20T21:38:00Z"/>
          <w:rFonts w:ascii="Consolas" w:hAnsi="Consolas"/>
          <w:sz w:val="18"/>
          <w:szCs w:val="18"/>
          <w:lang w:val="en-US"/>
        </w:rPr>
      </w:pPr>
      <w:del w:id="50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15BCB704" w14:textId="367D2D0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74" w:author="Hitech" w:date="2025-06-20T21:38:00Z"/>
          <w:rFonts w:ascii="Consolas" w:hAnsi="Consolas"/>
          <w:sz w:val="18"/>
          <w:szCs w:val="18"/>
          <w:lang w:val="en-US"/>
        </w:rPr>
      </w:pPr>
      <w:del w:id="50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03C5D964" w14:textId="702558A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76" w:author="Hitech" w:date="2025-06-20T21:38:00Z"/>
          <w:rFonts w:ascii="Consolas" w:hAnsi="Consolas"/>
          <w:sz w:val="18"/>
          <w:szCs w:val="18"/>
          <w:lang w:val="en-US"/>
        </w:rPr>
      </w:pPr>
      <w:del w:id="50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58318900" w14:textId="63C7497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78" w:author="Hitech" w:date="2025-06-20T21:38:00Z"/>
          <w:rFonts w:ascii="Consolas" w:hAnsi="Consolas"/>
          <w:sz w:val="18"/>
          <w:szCs w:val="18"/>
          <w:lang w:val="en-US"/>
        </w:rPr>
      </w:pPr>
      <w:del w:id="50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F619D43" w14:textId="6F5B81F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80" w:author="Hitech" w:date="2025-06-20T21:38:00Z"/>
          <w:rFonts w:ascii="Consolas" w:hAnsi="Consolas"/>
          <w:sz w:val="18"/>
          <w:szCs w:val="18"/>
          <w:lang w:val="en-US"/>
        </w:rPr>
      </w:pPr>
      <w:del w:id="50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flag_employee = false;</w:delText>
        </w:r>
      </w:del>
    </w:p>
    <w:p w14:paraId="5EDB127E" w14:textId="249527F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82" w:author="Hitech" w:date="2025-06-20T21:38:00Z"/>
          <w:rFonts w:ascii="Consolas" w:hAnsi="Consolas"/>
          <w:sz w:val="18"/>
          <w:szCs w:val="18"/>
          <w:lang w:val="en-US"/>
        </w:rPr>
      </w:pPr>
      <w:del w:id="50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15614F0E" w14:textId="0929E1F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84" w:author="Hitech" w:date="2025-06-20T21:38:00Z"/>
          <w:rFonts w:ascii="Consolas" w:hAnsi="Consolas"/>
          <w:sz w:val="18"/>
          <w:szCs w:val="18"/>
          <w:lang w:val="en-US"/>
        </w:rPr>
      </w:pPr>
      <w:del w:id="50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1229969" w14:textId="26CE173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86" w:author="Hitech" w:date="2025-06-20T21:38:00Z"/>
          <w:rFonts w:ascii="Consolas" w:hAnsi="Consolas"/>
          <w:sz w:val="18"/>
          <w:szCs w:val="18"/>
          <w:lang w:val="en-US"/>
        </w:rPr>
      </w:pPr>
      <w:del w:id="50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37643C5E" w14:textId="4B5DA76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88" w:author="Hitech" w:date="2025-06-20T21:38:00Z"/>
          <w:rFonts w:ascii="Consolas" w:hAnsi="Consolas"/>
          <w:sz w:val="18"/>
          <w:szCs w:val="18"/>
          <w:lang w:val="en-US"/>
        </w:rPr>
      </w:pPr>
      <w:del w:id="50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B6CB938" w14:textId="2B8DF8F0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90" w:author="Hitech" w:date="2025-06-20T21:38:00Z"/>
          <w:rFonts w:ascii="Consolas" w:hAnsi="Consolas"/>
          <w:sz w:val="18"/>
          <w:szCs w:val="18"/>
        </w:rPr>
      </w:pPr>
      <w:del w:id="50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350A4F5E" w14:textId="6322C23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92" w:author="Hitech" w:date="2025-06-20T21:38:00Z"/>
          <w:rFonts w:ascii="Consolas" w:hAnsi="Consolas"/>
          <w:sz w:val="18"/>
          <w:szCs w:val="18"/>
          <w:lang w:val="en-US"/>
        </w:rPr>
      </w:pPr>
      <w:del w:id="5093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6793A190" w14:textId="4781C4D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94" w:author="Hitech" w:date="2025-06-20T21:38:00Z"/>
          <w:rFonts w:ascii="Consolas" w:hAnsi="Consolas"/>
          <w:sz w:val="18"/>
          <w:szCs w:val="18"/>
          <w:lang w:val="en-US"/>
        </w:rPr>
      </w:pPr>
      <w:del w:id="50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25A9F80B" w14:textId="58697EE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96" w:author="Hitech" w:date="2025-06-20T21:38:00Z"/>
          <w:rFonts w:ascii="Consolas" w:hAnsi="Consolas"/>
          <w:sz w:val="18"/>
          <w:szCs w:val="18"/>
          <w:lang w:val="en-US"/>
        </w:rPr>
      </w:pPr>
      <w:del w:id="50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'5':flag_employee = false;</w:delText>
        </w:r>
      </w:del>
    </w:p>
    <w:p w14:paraId="049D729A" w14:textId="6235C44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98" w:author="Hitech" w:date="2025-06-20T21:38:00Z"/>
          <w:rFonts w:ascii="Consolas" w:hAnsi="Consolas"/>
          <w:sz w:val="18"/>
          <w:szCs w:val="18"/>
          <w:lang w:val="en-US"/>
        </w:rPr>
      </w:pPr>
      <w:del w:id="50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27421EB1" w14:textId="64E8A7D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00" w:author="Hitech" w:date="2025-06-20T21:38:00Z"/>
          <w:rFonts w:ascii="Consolas" w:hAnsi="Consolas"/>
          <w:sz w:val="18"/>
          <w:szCs w:val="18"/>
          <w:lang w:val="en-US"/>
        </w:rPr>
      </w:pPr>
      <w:del w:id="51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default:Console.WriteLine("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2EA02E3D" w14:textId="4C7C560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02" w:author="Hitech" w:date="2025-06-20T21:38:00Z"/>
          <w:rFonts w:ascii="Consolas" w:hAnsi="Consolas"/>
          <w:sz w:val="18"/>
          <w:szCs w:val="18"/>
          <w:lang w:val="en-US"/>
        </w:rPr>
      </w:pPr>
      <w:del w:id="51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521AAE01" w14:textId="58FCF95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04" w:author="Hitech" w:date="2025-06-20T21:38:00Z"/>
          <w:rFonts w:ascii="Consolas" w:hAnsi="Consolas"/>
          <w:sz w:val="18"/>
          <w:szCs w:val="18"/>
          <w:lang w:val="en-US"/>
        </w:rPr>
      </w:pPr>
      <w:del w:id="51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64924004" w14:textId="7BF79F8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06" w:author="Hitech" w:date="2025-06-20T21:38:00Z"/>
          <w:rFonts w:ascii="Consolas" w:hAnsi="Consolas"/>
          <w:sz w:val="18"/>
          <w:szCs w:val="18"/>
          <w:lang w:val="en-US"/>
        </w:rPr>
      </w:pPr>
      <w:del w:id="51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59AEC99F" w14:textId="65AF0A9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08" w:author="Hitech" w:date="2025-06-20T21:38:00Z"/>
          <w:rFonts w:ascii="Consolas" w:hAnsi="Consolas"/>
          <w:sz w:val="18"/>
          <w:szCs w:val="18"/>
          <w:lang w:val="en-US"/>
        </w:rPr>
      </w:pPr>
      <w:del w:id="51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2179AF62" w14:textId="0735AD3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10" w:author="Hitech" w:date="2025-06-20T21:38:00Z"/>
          <w:rFonts w:ascii="Consolas" w:hAnsi="Consolas"/>
          <w:sz w:val="18"/>
          <w:szCs w:val="18"/>
          <w:lang w:val="en-US"/>
        </w:rPr>
      </w:pPr>
      <w:del w:id="51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'4':return;</w:delText>
        </w:r>
      </w:del>
    </w:p>
    <w:p w14:paraId="5449F52D" w14:textId="4A25842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12" w:author="Hitech" w:date="2025-06-20T21:38:00Z"/>
          <w:rFonts w:ascii="Consolas" w:hAnsi="Consolas"/>
          <w:sz w:val="18"/>
          <w:szCs w:val="18"/>
          <w:lang w:val="en-US"/>
        </w:rPr>
      </w:pPr>
      <w:del w:id="51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default:Console.WriteLine("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344FB07E" w14:textId="0C9D931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14" w:author="Hitech" w:date="2025-06-20T21:38:00Z"/>
          <w:rFonts w:ascii="Consolas" w:hAnsi="Consolas"/>
          <w:sz w:val="18"/>
          <w:szCs w:val="18"/>
        </w:rPr>
      </w:pPr>
      <w:del w:id="51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break;</w:delText>
        </w:r>
      </w:del>
    </w:p>
    <w:p w14:paraId="70328FE3" w14:textId="1421708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16" w:author="Hitech" w:date="2025-06-20T21:38:00Z"/>
          <w:rFonts w:ascii="Consolas" w:hAnsi="Consolas"/>
          <w:sz w:val="18"/>
          <w:szCs w:val="18"/>
        </w:rPr>
      </w:pPr>
      <w:del w:id="511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}</w:delText>
        </w:r>
      </w:del>
    </w:p>
    <w:p w14:paraId="5EC6E78E" w14:textId="61E7300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18" w:author="Hitech" w:date="2025-06-20T21:38:00Z"/>
          <w:rFonts w:ascii="Consolas" w:hAnsi="Consolas"/>
          <w:sz w:val="18"/>
          <w:szCs w:val="18"/>
        </w:rPr>
      </w:pPr>
      <w:del w:id="511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}</w:delText>
        </w:r>
      </w:del>
    </w:p>
    <w:p w14:paraId="0FAE289A" w14:textId="7D2A6AD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20" w:author="Hitech" w:date="2025-06-20T21:38:00Z"/>
          <w:rFonts w:ascii="Consolas" w:hAnsi="Consolas"/>
          <w:sz w:val="18"/>
          <w:szCs w:val="18"/>
        </w:rPr>
      </w:pPr>
      <w:del w:id="512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Console.ReadKey();</w:delText>
        </w:r>
      </w:del>
    </w:p>
    <w:p w14:paraId="275852A5" w14:textId="5F517BF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122" w:author="Hitech" w:date="2025-06-20T21:38:00Z"/>
          <w:rFonts w:ascii="Consolas" w:hAnsi="Consolas"/>
          <w:sz w:val="18"/>
          <w:szCs w:val="18"/>
        </w:rPr>
      </w:pPr>
      <w:del w:id="512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}</w:delText>
        </w:r>
      </w:del>
    </w:p>
    <w:p w14:paraId="02674E59" w14:textId="540DA60B" w:rsidR="00914B71" w:rsidRPr="00B527B2" w:rsidRDefault="005F2C19" w:rsidP="00B310DD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</w:rPr>
      </w:pPr>
      <w:del w:id="5124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}</w:delText>
        </w:r>
      </w:del>
    </w:p>
    <w:sectPr w:rsidR="00914B71" w:rsidRPr="00B527B2" w:rsidSect="005C6CDD">
      <w:footerReference w:type="default" r:id="rId22"/>
      <w:pgSz w:w="11906" w:h="16838"/>
      <w:pgMar w:top="1134" w:right="851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6856EE" w14:textId="77777777" w:rsidR="002F14BA" w:rsidRDefault="002F14BA" w:rsidP="0027370C">
      <w:pPr>
        <w:spacing w:after="0" w:line="240" w:lineRule="auto"/>
      </w:pPr>
      <w:r>
        <w:separator/>
      </w:r>
    </w:p>
  </w:endnote>
  <w:endnote w:type="continuationSeparator" w:id="0">
    <w:p w14:paraId="2C5E054B" w14:textId="77777777" w:rsidR="002F14BA" w:rsidRDefault="002F14BA" w:rsidP="00273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altName w:val="Times New Roman"/>
    <w:charset w:val="CC"/>
    <w:family w:val="modern"/>
    <w:pitch w:val="fixed"/>
    <w:sig w:usb0="00000001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9294536"/>
      <w:docPartObj>
        <w:docPartGallery w:val="Page Numbers (Bottom of Page)"/>
        <w:docPartUnique/>
      </w:docPartObj>
    </w:sdtPr>
    <w:sdtContent>
      <w:p w14:paraId="01BB0504" w14:textId="0C903D08" w:rsidR="008C0342" w:rsidRDefault="008C034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4812">
          <w:rPr>
            <w:noProof/>
          </w:rPr>
          <w:t>24</w:t>
        </w:r>
        <w:r>
          <w:fldChar w:fldCharType="end"/>
        </w:r>
      </w:p>
    </w:sdtContent>
  </w:sdt>
  <w:p w14:paraId="7EBC1589" w14:textId="77777777" w:rsidR="008C0342" w:rsidRDefault="008C034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41A870" w14:textId="77777777" w:rsidR="002F14BA" w:rsidRDefault="002F14BA" w:rsidP="0027370C">
      <w:pPr>
        <w:spacing w:after="0" w:line="240" w:lineRule="auto"/>
      </w:pPr>
      <w:r>
        <w:separator/>
      </w:r>
    </w:p>
  </w:footnote>
  <w:footnote w:type="continuationSeparator" w:id="0">
    <w:p w14:paraId="0DC43253" w14:textId="77777777" w:rsidR="002F14BA" w:rsidRDefault="002F14BA" w:rsidP="00273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1E82B0D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41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04C77B7D"/>
    <w:multiLevelType w:val="hybridMultilevel"/>
    <w:tmpl w:val="76D06DA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5180CA7"/>
    <w:multiLevelType w:val="hybridMultilevel"/>
    <w:tmpl w:val="1C22B3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D35CFC"/>
    <w:multiLevelType w:val="multilevel"/>
    <w:tmpl w:val="621C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F085F"/>
    <w:multiLevelType w:val="hybridMultilevel"/>
    <w:tmpl w:val="521EAEF0"/>
    <w:lvl w:ilvl="0" w:tplc="194A7F88">
      <w:start w:val="1"/>
      <w:numFmt w:val="decimal"/>
      <w:lvlText w:val="%1."/>
      <w:lvlJc w:val="left"/>
      <w:pPr>
        <w:ind w:left="1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4" w:hanging="360"/>
      </w:pPr>
    </w:lvl>
    <w:lvl w:ilvl="2" w:tplc="0419001B" w:tentative="1">
      <w:start w:val="1"/>
      <w:numFmt w:val="lowerRoman"/>
      <w:lvlText w:val="%3."/>
      <w:lvlJc w:val="right"/>
      <w:pPr>
        <w:ind w:left="2884" w:hanging="180"/>
      </w:pPr>
    </w:lvl>
    <w:lvl w:ilvl="3" w:tplc="0419000F" w:tentative="1">
      <w:start w:val="1"/>
      <w:numFmt w:val="decimal"/>
      <w:lvlText w:val="%4."/>
      <w:lvlJc w:val="left"/>
      <w:pPr>
        <w:ind w:left="3604" w:hanging="360"/>
      </w:pPr>
    </w:lvl>
    <w:lvl w:ilvl="4" w:tplc="04190019" w:tentative="1">
      <w:start w:val="1"/>
      <w:numFmt w:val="lowerLetter"/>
      <w:lvlText w:val="%5."/>
      <w:lvlJc w:val="left"/>
      <w:pPr>
        <w:ind w:left="4324" w:hanging="360"/>
      </w:pPr>
    </w:lvl>
    <w:lvl w:ilvl="5" w:tplc="0419001B" w:tentative="1">
      <w:start w:val="1"/>
      <w:numFmt w:val="lowerRoman"/>
      <w:lvlText w:val="%6."/>
      <w:lvlJc w:val="right"/>
      <w:pPr>
        <w:ind w:left="5044" w:hanging="180"/>
      </w:pPr>
    </w:lvl>
    <w:lvl w:ilvl="6" w:tplc="0419000F" w:tentative="1">
      <w:start w:val="1"/>
      <w:numFmt w:val="decimal"/>
      <w:lvlText w:val="%7."/>
      <w:lvlJc w:val="left"/>
      <w:pPr>
        <w:ind w:left="5764" w:hanging="360"/>
      </w:pPr>
    </w:lvl>
    <w:lvl w:ilvl="7" w:tplc="04190019" w:tentative="1">
      <w:start w:val="1"/>
      <w:numFmt w:val="lowerLetter"/>
      <w:lvlText w:val="%8."/>
      <w:lvlJc w:val="left"/>
      <w:pPr>
        <w:ind w:left="6484" w:hanging="360"/>
      </w:pPr>
    </w:lvl>
    <w:lvl w:ilvl="8" w:tplc="041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6" w15:restartNumberingAfterBreak="0">
    <w:nsid w:val="1327620D"/>
    <w:multiLevelType w:val="hybridMultilevel"/>
    <w:tmpl w:val="5F18B0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CA64C4B"/>
    <w:multiLevelType w:val="hybridMultilevel"/>
    <w:tmpl w:val="21A058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0455DC"/>
    <w:multiLevelType w:val="hybridMultilevel"/>
    <w:tmpl w:val="B86822E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A4788F"/>
    <w:multiLevelType w:val="hybridMultilevel"/>
    <w:tmpl w:val="1CBA813C"/>
    <w:lvl w:ilvl="0" w:tplc="9416B7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A44CF"/>
    <w:multiLevelType w:val="hybridMultilevel"/>
    <w:tmpl w:val="E40ACF26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29AC62D6"/>
    <w:multiLevelType w:val="hybridMultilevel"/>
    <w:tmpl w:val="3B42A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05BEE"/>
    <w:multiLevelType w:val="hybridMultilevel"/>
    <w:tmpl w:val="E54C19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A4556A9"/>
    <w:multiLevelType w:val="hybridMultilevel"/>
    <w:tmpl w:val="FD8225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F6D52"/>
    <w:multiLevelType w:val="hybridMultilevel"/>
    <w:tmpl w:val="176E5464"/>
    <w:lvl w:ilvl="0" w:tplc="037C17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876248"/>
    <w:multiLevelType w:val="multilevel"/>
    <w:tmpl w:val="68782F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C9E6A5F"/>
    <w:multiLevelType w:val="hybridMultilevel"/>
    <w:tmpl w:val="F656C2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2D54C2D"/>
    <w:multiLevelType w:val="hybridMultilevel"/>
    <w:tmpl w:val="908EFF76"/>
    <w:lvl w:ilvl="0" w:tplc="5732A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B0B4AA8"/>
    <w:multiLevelType w:val="hybridMultilevel"/>
    <w:tmpl w:val="5A2CB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A0C97"/>
    <w:multiLevelType w:val="multilevel"/>
    <w:tmpl w:val="CBE6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33519"/>
    <w:multiLevelType w:val="hybridMultilevel"/>
    <w:tmpl w:val="FDAA2F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0E25510"/>
    <w:multiLevelType w:val="hybridMultilevel"/>
    <w:tmpl w:val="01C09A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2CA02A0"/>
    <w:multiLevelType w:val="hybridMultilevel"/>
    <w:tmpl w:val="DBDC4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3320515"/>
    <w:multiLevelType w:val="hybridMultilevel"/>
    <w:tmpl w:val="93CEB72A"/>
    <w:lvl w:ilvl="0" w:tplc="5732A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3B234CC"/>
    <w:multiLevelType w:val="hybridMultilevel"/>
    <w:tmpl w:val="8BC47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A611F2B"/>
    <w:multiLevelType w:val="hybridMultilevel"/>
    <w:tmpl w:val="FDC648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B8D2B82"/>
    <w:multiLevelType w:val="hybridMultilevel"/>
    <w:tmpl w:val="B01826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A87812"/>
    <w:multiLevelType w:val="multilevel"/>
    <w:tmpl w:val="2EF618A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4FB5205C"/>
    <w:multiLevelType w:val="hybridMultilevel"/>
    <w:tmpl w:val="60806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221D1"/>
    <w:multiLevelType w:val="hybridMultilevel"/>
    <w:tmpl w:val="1C9AB780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59432639"/>
    <w:multiLevelType w:val="hybridMultilevel"/>
    <w:tmpl w:val="05A62E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A6E7DB9"/>
    <w:multiLevelType w:val="hybridMultilevel"/>
    <w:tmpl w:val="471C590C"/>
    <w:lvl w:ilvl="0" w:tplc="17CA05AE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64A55"/>
    <w:multiLevelType w:val="hybridMultilevel"/>
    <w:tmpl w:val="A426B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05310D1"/>
    <w:multiLevelType w:val="hybridMultilevel"/>
    <w:tmpl w:val="B4FC9B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4D33D4F"/>
    <w:multiLevelType w:val="multilevel"/>
    <w:tmpl w:val="8B76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F21968"/>
    <w:multiLevelType w:val="multilevel"/>
    <w:tmpl w:val="9D2E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408F5"/>
    <w:multiLevelType w:val="hybridMultilevel"/>
    <w:tmpl w:val="83A82A64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6E7D0190"/>
    <w:multiLevelType w:val="hybridMultilevel"/>
    <w:tmpl w:val="DC6CACF0"/>
    <w:lvl w:ilvl="0" w:tplc="5732A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1F63636"/>
    <w:multiLevelType w:val="hybridMultilevel"/>
    <w:tmpl w:val="7646C8E6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9" w15:restartNumberingAfterBreak="0">
    <w:nsid w:val="75952D4A"/>
    <w:multiLevelType w:val="hybridMultilevel"/>
    <w:tmpl w:val="5ABC4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5B32872"/>
    <w:multiLevelType w:val="hybridMultilevel"/>
    <w:tmpl w:val="4CC6AC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A124A8B"/>
    <w:multiLevelType w:val="hybridMultilevel"/>
    <w:tmpl w:val="8CA2A2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B750AEA"/>
    <w:multiLevelType w:val="hybridMultilevel"/>
    <w:tmpl w:val="3806B4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CBB5AF1"/>
    <w:multiLevelType w:val="hybridMultilevel"/>
    <w:tmpl w:val="FF10A2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D1B3CEA"/>
    <w:multiLevelType w:val="hybridMultilevel"/>
    <w:tmpl w:val="502AD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24"/>
  </w:num>
  <w:num w:numId="4">
    <w:abstractNumId w:val="32"/>
  </w:num>
  <w:num w:numId="5">
    <w:abstractNumId w:val="3"/>
  </w:num>
  <w:num w:numId="6">
    <w:abstractNumId w:val="39"/>
  </w:num>
  <w:num w:numId="7">
    <w:abstractNumId w:val="2"/>
  </w:num>
  <w:num w:numId="8">
    <w:abstractNumId w:val="7"/>
  </w:num>
  <w:num w:numId="9">
    <w:abstractNumId w:val="34"/>
  </w:num>
  <w:num w:numId="10">
    <w:abstractNumId w:val="29"/>
  </w:num>
  <w:num w:numId="11">
    <w:abstractNumId w:val="31"/>
  </w:num>
  <w:num w:numId="12">
    <w:abstractNumId w:val="15"/>
  </w:num>
  <w:num w:numId="13">
    <w:abstractNumId w:val="12"/>
  </w:num>
  <w:num w:numId="14">
    <w:abstractNumId w:val="14"/>
  </w:num>
  <w:num w:numId="15">
    <w:abstractNumId w:val="43"/>
  </w:num>
  <w:num w:numId="16">
    <w:abstractNumId w:val="41"/>
  </w:num>
  <w:num w:numId="17">
    <w:abstractNumId w:val="13"/>
  </w:num>
  <w:num w:numId="18">
    <w:abstractNumId w:val="20"/>
  </w:num>
  <w:num w:numId="19">
    <w:abstractNumId w:val="30"/>
  </w:num>
  <w:num w:numId="20">
    <w:abstractNumId w:val="25"/>
  </w:num>
  <w:num w:numId="21">
    <w:abstractNumId w:val="42"/>
  </w:num>
  <w:num w:numId="22">
    <w:abstractNumId w:val="27"/>
  </w:num>
  <w:num w:numId="23">
    <w:abstractNumId w:val="5"/>
  </w:num>
  <w:num w:numId="24">
    <w:abstractNumId w:val="23"/>
  </w:num>
  <w:num w:numId="25">
    <w:abstractNumId w:val="17"/>
  </w:num>
  <w:num w:numId="26">
    <w:abstractNumId w:val="37"/>
  </w:num>
  <w:num w:numId="27">
    <w:abstractNumId w:val="11"/>
  </w:num>
  <w:num w:numId="28">
    <w:abstractNumId w:val="22"/>
  </w:num>
  <w:num w:numId="29">
    <w:abstractNumId w:val="33"/>
  </w:num>
  <w:num w:numId="30">
    <w:abstractNumId w:val="26"/>
  </w:num>
  <w:num w:numId="31">
    <w:abstractNumId w:val="8"/>
  </w:num>
  <w:num w:numId="32">
    <w:abstractNumId w:val="44"/>
  </w:num>
  <w:num w:numId="33">
    <w:abstractNumId w:val="1"/>
  </w:num>
  <w:num w:numId="34">
    <w:abstractNumId w:val="0"/>
    <w:lvlOverride w:ilvl="0">
      <w:startOverride w:val="1"/>
    </w:lvlOverride>
  </w:num>
  <w:num w:numId="35">
    <w:abstractNumId w:val="21"/>
  </w:num>
  <w:num w:numId="36">
    <w:abstractNumId w:val="38"/>
  </w:num>
  <w:num w:numId="37">
    <w:abstractNumId w:val="36"/>
  </w:num>
  <w:num w:numId="38">
    <w:abstractNumId w:val="9"/>
  </w:num>
  <w:num w:numId="39">
    <w:abstractNumId w:val="16"/>
  </w:num>
  <w:num w:numId="40">
    <w:abstractNumId w:val="6"/>
  </w:num>
  <w:num w:numId="41">
    <w:abstractNumId w:val="28"/>
  </w:num>
  <w:num w:numId="42">
    <w:abstractNumId w:val="35"/>
  </w:num>
  <w:num w:numId="43">
    <w:abstractNumId w:val="4"/>
  </w:num>
  <w:num w:numId="44">
    <w:abstractNumId w:val="19"/>
  </w:num>
  <w:num w:numId="45">
    <w:abstractNumId w:val="40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ab-35-17">
    <w15:presenceInfo w15:providerId="None" w15:userId="kab-35-17"/>
  </w15:person>
  <w15:person w15:author="Hitech">
    <w15:presenceInfo w15:providerId="Windows Live" w15:userId="4d1df2ac6031dfbd"/>
  </w15:person>
  <w15:person w15:author="Artem Aleksandrov">
    <w15:presenceInfo w15:providerId="Windows Live" w15:userId="0dcb25975db9d2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531"/>
    <w:rsid w:val="00013531"/>
    <w:rsid w:val="000244C5"/>
    <w:rsid w:val="0004220E"/>
    <w:rsid w:val="00072F96"/>
    <w:rsid w:val="000865A4"/>
    <w:rsid w:val="00095F3A"/>
    <w:rsid w:val="000B0C12"/>
    <w:rsid w:val="000B64A3"/>
    <w:rsid w:val="000B69BF"/>
    <w:rsid w:val="000C0998"/>
    <w:rsid w:val="000D1AA0"/>
    <w:rsid w:val="000E0C8F"/>
    <w:rsid w:val="00114EC6"/>
    <w:rsid w:val="00115119"/>
    <w:rsid w:val="00124728"/>
    <w:rsid w:val="00126DB5"/>
    <w:rsid w:val="00134D28"/>
    <w:rsid w:val="00142B01"/>
    <w:rsid w:val="00147CB7"/>
    <w:rsid w:val="00174505"/>
    <w:rsid w:val="001834A2"/>
    <w:rsid w:val="0018413A"/>
    <w:rsid w:val="00184568"/>
    <w:rsid w:val="00190B2F"/>
    <w:rsid w:val="00190BD3"/>
    <w:rsid w:val="001A2372"/>
    <w:rsid w:val="001B4D4F"/>
    <w:rsid w:val="001C56CC"/>
    <w:rsid w:val="001F3524"/>
    <w:rsid w:val="001F7B64"/>
    <w:rsid w:val="00206DEE"/>
    <w:rsid w:val="0027370C"/>
    <w:rsid w:val="00274F79"/>
    <w:rsid w:val="00282C4E"/>
    <w:rsid w:val="00293191"/>
    <w:rsid w:val="002A463B"/>
    <w:rsid w:val="002B6CB5"/>
    <w:rsid w:val="002C59AB"/>
    <w:rsid w:val="002E1288"/>
    <w:rsid w:val="002E2EF8"/>
    <w:rsid w:val="002F14BA"/>
    <w:rsid w:val="003342E3"/>
    <w:rsid w:val="00335B9A"/>
    <w:rsid w:val="00345327"/>
    <w:rsid w:val="003A3B3D"/>
    <w:rsid w:val="003A54DC"/>
    <w:rsid w:val="003A6294"/>
    <w:rsid w:val="003B1FA5"/>
    <w:rsid w:val="003B619E"/>
    <w:rsid w:val="003C0B59"/>
    <w:rsid w:val="003C34E3"/>
    <w:rsid w:val="003E3C66"/>
    <w:rsid w:val="00415BE4"/>
    <w:rsid w:val="0043643C"/>
    <w:rsid w:val="004434F9"/>
    <w:rsid w:val="004634F7"/>
    <w:rsid w:val="004644D9"/>
    <w:rsid w:val="004E7314"/>
    <w:rsid w:val="005070A1"/>
    <w:rsid w:val="005152AD"/>
    <w:rsid w:val="0053745C"/>
    <w:rsid w:val="005427CA"/>
    <w:rsid w:val="005560D6"/>
    <w:rsid w:val="00567A42"/>
    <w:rsid w:val="00575BAA"/>
    <w:rsid w:val="00580FC3"/>
    <w:rsid w:val="005A2579"/>
    <w:rsid w:val="005C554A"/>
    <w:rsid w:val="005C6B49"/>
    <w:rsid w:val="005C6CDD"/>
    <w:rsid w:val="005D3C2F"/>
    <w:rsid w:val="005E003C"/>
    <w:rsid w:val="005E343D"/>
    <w:rsid w:val="005F2C19"/>
    <w:rsid w:val="00607FE5"/>
    <w:rsid w:val="006222AC"/>
    <w:rsid w:val="00632992"/>
    <w:rsid w:val="0064081C"/>
    <w:rsid w:val="00647D70"/>
    <w:rsid w:val="00650CC3"/>
    <w:rsid w:val="006512DC"/>
    <w:rsid w:val="00657DE7"/>
    <w:rsid w:val="00662407"/>
    <w:rsid w:val="006646C5"/>
    <w:rsid w:val="00670E8E"/>
    <w:rsid w:val="00691F1D"/>
    <w:rsid w:val="006A1B76"/>
    <w:rsid w:val="006C5399"/>
    <w:rsid w:val="006D4CFA"/>
    <w:rsid w:val="006F4CA6"/>
    <w:rsid w:val="006F552A"/>
    <w:rsid w:val="0072084D"/>
    <w:rsid w:val="00737FB0"/>
    <w:rsid w:val="0074164C"/>
    <w:rsid w:val="0076456B"/>
    <w:rsid w:val="00774666"/>
    <w:rsid w:val="00783DD3"/>
    <w:rsid w:val="00790396"/>
    <w:rsid w:val="007A2C7F"/>
    <w:rsid w:val="007A6E6D"/>
    <w:rsid w:val="007B6659"/>
    <w:rsid w:val="007C5464"/>
    <w:rsid w:val="007E02DE"/>
    <w:rsid w:val="00805F04"/>
    <w:rsid w:val="008148A9"/>
    <w:rsid w:val="00814959"/>
    <w:rsid w:val="00816038"/>
    <w:rsid w:val="00817BC0"/>
    <w:rsid w:val="00824446"/>
    <w:rsid w:val="008319C6"/>
    <w:rsid w:val="00833D9B"/>
    <w:rsid w:val="00843141"/>
    <w:rsid w:val="008443A4"/>
    <w:rsid w:val="008501E6"/>
    <w:rsid w:val="008542F2"/>
    <w:rsid w:val="00870E69"/>
    <w:rsid w:val="008720D9"/>
    <w:rsid w:val="008815AC"/>
    <w:rsid w:val="008A264A"/>
    <w:rsid w:val="008C0342"/>
    <w:rsid w:val="008C2D75"/>
    <w:rsid w:val="008D6CE2"/>
    <w:rsid w:val="008E09D7"/>
    <w:rsid w:val="008F34DA"/>
    <w:rsid w:val="008F4130"/>
    <w:rsid w:val="00914B71"/>
    <w:rsid w:val="00923DC7"/>
    <w:rsid w:val="00950202"/>
    <w:rsid w:val="00962055"/>
    <w:rsid w:val="00995477"/>
    <w:rsid w:val="009A2EA4"/>
    <w:rsid w:val="009A4CE3"/>
    <w:rsid w:val="009B34B5"/>
    <w:rsid w:val="00A23A3C"/>
    <w:rsid w:val="00A57702"/>
    <w:rsid w:val="00A704DF"/>
    <w:rsid w:val="00A76140"/>
    <w:rsid w:val="00A8265F"/>
    <w:rsid w:val="00A87D7F"/>
    <w:rsid w:val="00AD114E"/>
    <w:rsid w:val="00AD556B"/>
    <w:rsid w:val="00AD5C16"/>
    <w:rsid w:val="00AE2241"/>
    <w:rsid w:val="00B060A2"/>
    <w:rsid w:val="00B11A66"/>
    <w:rsid w:val="00B135E9"/>
    <w:rsid w:val="00B15295"/>
    <w:rsid w:val="00B310DD"/>
    <w:rsid w:val="00B527B2"/>
    <w:rsid w:val="00B54735"/>
    <w:rsid w:val="00B57446"/>
    <w:rsid w:val="00B60A91"/>
    <w:rsid w:val="00B6338E"/>
    <w:rsid w:val="00B67B56"/>
    <w:rsid w:val="00B743F2"/>
    <w:rsid w:val="00B83335"/>
    <w:rsid w:val="00B95489"/>
    <w:rsid w:val="00BB1850"/>
    <w:rsid w:val="00BF0E6D"/>
    <w:rsid w:val="00C665B2"/>
    <w:rsid w:val="00C77775"/>
    <w:rsid w:val="00C84812"/>
    <w:rsid w:val="00CB2B63"/>
    <w:rsid w:val="00CB489E"/>
    <w:rsid w:val="00CB62A3"/>
    <w:rsid w:val="00CD3A98"/>
    <w:rsid w:val="00CD4B0B"/>
    <w:rsid w:val="00CD5BF9"/>
    <w:rsid w:val="00CE7BE2"/>
    <w:rsid w:val="00D07A3A"/>
    <w:rsid w:val="00D24B59"/>
    <w:rsid w:val="00D36E0A"/>
    <w:rsid w:val="00D36E31"/>
    <w:rsid w:val="00D543E7"/>
    <w:rsid w:val="00D617F4"/>
    <w:rsid w:val="00D61B29"/>
    <w:rsid w:val="00D70A78"/>
    <w:rsid w:val="00D80EDB"/>
    <w:rsid w:val="00D812C7"/>
    <w:rsid w:val="00DA5994"/>
    <w:rsid w:val="00DB1AC5"/>
    <w:rsid w:val="00DB47DF"/>
    <w:rsid w:val="00DB6646"/>
    <w:rsid w:val="00DC07F8"/>
    <w:rsid w:val="00DC1C54"/>
    <w:rsid w:val="00DC2151"/>
    <w:rsid w:val="00DD60C6"/>
    <w:rsid w:val="00DF2C32"/>
    <w:rsid w:val="00E32694"/>
    <w:rsid w:val="00E379CE"/>
    <w:rsid w:val="00E4107C"/>
    <w:rsid w:val="00E43F8C"/>
    <w:rsid w:val="00E470E1"/>
    <w:rsid w:val="00E53FBF"/>
    <w:rsid w:val="00E61540"/>
    <w:rsid w:val="00E736D9"/>
    <w:rsid w:val="00E75431"/>
    <w:rsid w:val="00EA29F8"/>
    <w:rsid w:val="00EB5F03"/>
    <w:rsid w:val="00EE0E74"/>
    <w:rsid w:val="00EF517E"/>
    <w:rsid w:val="00F04024"/>
    <w:rsid w:val="00F152E7"/>
    <w:rsid w:val="00F215AA"/>
    <w:rsid w:val="00F25940"/>
    <w:rsid w:val="00F33594"/>
    <w:rsid w:val="00F40167"/>
    <w:rsid w:val="00F44847"/>
    <w:rsid w:val="00F65971"/>
    <w:rsid w:val="00F82D8C"/>
    <w:rsid w:val="00FB2C3C"/>
    <w:rsid w:val="00FD721E"/>
    <w:rsid w:val="00FE07A2"/>
    <w:rsid w:val="00FF27D4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0CAD01"/>
  <w15:chartTrackingRefBased/>
  <w15:docId w15:val="{D18DB920-2C3F-40AD-A5A4-17276066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C0342"/>
  </w:style>
  <w:style w:type="paragraph" w:styleId="1">
    <w:name w:val="heading 1"/>
    <w:basedOn w:val="a0"/>
    <w:next w:val="a0"/>
    <w:link w:val="10"/>
    <w:uiPriority w:val="9"/>
    <w:qFormat/>
    <w:rsid w:val="00950202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D3C2F"/>
    <w:pPr>
      <w:keepNext/>
      <w:keepLines/>
      <w:spacing w:before="40" w:after="0" w:line="48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3B1FA5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95020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5D3C2F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TOC Heading"/>
    <w:basedOn w:val="1"/>
    <w:next w:val="a0"/>
    <w:uiPriority w:val="39"/>
    <w:unhideWhenUsed/>
    <w:qFormat/>
    <w:rsid w:val="005D3C2F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E32694"/>
    <w:pPr>
      <w:tabs>
        <w:tab w:val="right" w:leader="dot" w:pos="9344"/>
      </w:tabs>
      <w:spacing w:before="240" w:after="100"/>
      <w:pPrChange w:id="0" w:author="kab-35-17" w:date="2025-06-21T06:06:00Z">
        <w:pPr>
          <w:spacing w:after="100" w:line="259" w:lineRule="auto"/>
        </w:pPr>
      </w:pPrChange>
    </w:pPr>
    <w:rPr>
      <w:rPrChange w:id="0" w:author="kab-35-17" w:date="2025-06-21T06:06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21">
    <w:name w:val="toc 2"/>
    <w:basedOn w:val="a0"/>
    <w:next w:val="a0"/>
    <w:autoRedefine/>
    <w:uiPriority w:val="39"/>
    <w:unhideWhenUsed/>
    <w:rsid w:val="005D3C2F"/>
    <w:pPr>
      <w:spacing w:after="100"/>
      <w:ind w:left="220"/>
    </w:pPr>
  </w:style>
  <w:style w:type="character" w:styleId="a6">
    <w:name w:val="Hyperlink"/>
    <w:basedOn w:val="a1"/>
    <w:uiPriority w:val="99"/>
    <w:unhideWhenUsed/>
    <w:rsid w:val="005D3C2F"/>
    <w:rPr>
      <w:color w:val="0563C1" w:themeColor="hyperlink"/>
      <w:u w:val="single"/>
    </w:rPr>
  </w:style>
  <w:style w:type="paragraph" w:styleId="a7">
    <w:name w:val="header"/>
    <w:basedOn w:val="a0"/>
    <w:link w:val="a8"/>
    <w:uiPriority w:val="99"/>
    <w:unhideWhenUsed/>
    <w:rsid w:val="002737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27370C"/>
  </w:style>
  <w:style w:type="paragraph" w:styleId="a9">
    <w:name w:val="footer"/>
    <w:basedOn w:val="a0"/>
    <w:link w:val="aa"/>
    <w:uiPriority w:val="99"/>
    <w:unhideWhenUsed/>
    <w:rsid w:val="002737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27370C"/>
  </w:style>
  <w:style w:type="paragraph" w:styleId="ab">
    <w:name w:val="Title"/>
    <w:basedOn w:val="a0"/>
    <w:next w:val="a0"/>
    <w:link w:val="ac"/>
    <w:uiPriority w:val="10"/>
    <w:qFormat/>
    <w:rsid w:val="00691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69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caption"/>
    <w:basedOn w:val="a0"/>
    <w:next w:val="a0"/>
    <w:uiPriority w:val="35"/>
    <w:unhideWhenUsed/>
    <w:qFormat/>
    <w:rsid w:val="005C6C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FollowedHyperlink"/>
    <w:basedOn w:val="a1"/>
    <w:uiPriority w:val="99"/>
    <w:semiHidden/>
    <w:unhideWhenUsed/>
    <w:rsid w:val="00D07A3A"/>
    <w:rPr>
      <w:color w:val="954F72" w:themeColor="followedHyperlink"/>
      <w:u w:val="single"/>
    </w:rPr>
  </w:style>
  <w:style w:type="paragraph" w:styleId="af">
    <w:name w:val="No Spacing"/>
    <w:uiPriority w:val="1"/>
    <w:qFormat/>
    <w:rsid w:val="00783DD3"/>
    <w:pPr>
      <w:spacing w:after="0" w:line="240" w:lineRule="auto"/>
    </w:pPr>
  </w:style>
  <w:style w:type="paragraph" w:styleId="af0">
    <w:name w:val="List Bullet"/>
    <w:basedOn w:val="a0"/>
    <w:uiPriority w:val="99"/>
    <w:unhideWhenUsed/>
    <w:rsid w:val="00814959"/>
    <w:pPr>
      <w:spacing w:after="200" w:line="276" w:lineRule="auto"/>
      <w:contextualSpacing/>
    </w:pPr>
    <w:rPr>
      <w:rFonts w:eastAsiaTheme="minorEastAsia"/>
      <w:lang w:val="en-US"/>
    </w:rPr>
  </w:style>
  <w:style w:type="paragraph" w:styleId="a">
    <w:name w:val="List Number"/>
    <w:basedOn w:val="a0"/>
    <w:uiPriority w:val="99"/>
    <w:semiHidden/>
    <w:unhideWhenUsed/>
    <w:rsid w:val="00814959"/>
    <w:pPr>
      <w:numPr>
        <w:numId w:val="34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af1">
    <w:name w:val="annotation reference"/>
    <w:basedOn w:val="a1"/>
    <w:uiPriority w:val="99"/>
    <w:semiHidden/>
    <w:unhideWhenUsed/>
    <w:rsid w:val="0043643C"/>
    <w:rPr>
      <w:sz w:val="16"/>
      <w:szCs w:val="16"/>
    </w:rPr>
  </w:style>
  <w:style w:type="paragraph" w:styleId="af2">
    <w:name w:val="annotation text"/>
    <w:basedOn w:val="a0"/>
    <w:link w:val="af3"/>
    <w:uiPriority w:val="99"/>
    <w:unhideWhenUsed/>
    <w:rsid w:val="0043643C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rsid w:val="0043643C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3643C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3643C"/>
    <w:rPr>
      <w:b/>
      <w:bCs/>
      <w:sz w:val="20"/>
      <w:szCs w:val="20"/>
    </w:rPr>
  </w:style>
  <w:style w:type="paragraph" w:styleId="af6">
    <w:name w:val="Revision"/>
    <w:hidden/>
    <w:uiPriority w:val="99"/>
    <w:semiHidden/>
    <w:rsid w:val="001A2372"/>
    <w:pPr>
      <w:spacing w:after="0" w:line="240" w:lineRule="auto"/>
    </w:pPr>
  </w:style>
  <w:style w:type="paragraph" w:styleId="af7">
    <w:name w:val="Balloon Text"/>
    <w:basedOn w:val="a0"/>
    <w:link w:val="af8"/>
    <w:uiPriority w:val="99"/>
    <w:semiHidden/>
    <w:unhideWhenUsed/>
    <w:rsid w:val="001B4D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1B4D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0E126-B3CC-41D0-BCEE-65C1EBBC3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12788</Words>
  <Characters>72895</Characters>
  <Application>Microsoft Office Word</Application>
  <DocSecurity>0</DocSecurity>
  <Lines>607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Kab-31-13</dc:creator>
  <cp:keywords/>
  <dc:description/>
  <cp:lastModifiedBy>kab-35-17</cp:lastModifiedBy>
  <cp:revision>3</cp:revision>
  <dcterms:created xsi:type="dcterms:W3CDTF">2025-06-21T03:11:00Z</dcterms:created>
  <dcterms:modified xsi:type="dcterms:W3CDTF">2025-06-21T03:11:00Z</dcterms:modified>
</cp:coreProperties>
</file>
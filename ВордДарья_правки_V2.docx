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882525993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0C17030F" w14:textId="77777777" w:rsidR="00691F1D" w:rsidRDefault="00691F1D" w:rsidP="00962055">
          <w:pPr>
            <w:pStyle w:val="a5"/>
            <w:spacing w:before="0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</w:p>
        <w:p w14:paraId="69DD06B3" w14:textId="6F9DD92C" w:rsidR="005D3C2F" w:rsidRPr="00B310DD" w:rsidRDefault="005C6B49" w:rsidP="00115119">
          <w:pPr>
            <w:pStyle w:val="a5"/>
            <w:jc w:val="center"/>
            <w:rPr>
              <w:rFonts w:ascii="Times New Roman" w:hAnsi="Times New Roman" w:cs="Times New Roman"/>
              <w:b/>
              <w:color w:val="000000" w:themeColor="text1"/>
              <w:rPrChange w:id="0" w:author="Hitech" w:date="2025-06-20T21:48:00Z">
                <w:rPr>
                  <w:rFonts w:ascii="Times New Roman" w:hAnsi="Times New Roman" w:cs="Times New Roman"/>
                  <w:b/>
                  <w:color w:val="000000" w:themeColor="text1"/>
                </w:rPr>
              </w:rPrChange>
            </w:rPr>
          </w:pPr>
          <w:r w:rsidRPr="00B310DD">
            <w:rPr>
              <w:rFonts w:ascii="Times New Roman" w:hAnsi="Times New Roman" w:cs="Times New Roman"/>
              <w:b/>
              <w:color w:val="000000" w:themeColor="text1"/>
            </w:rPr>
            <w:t>ОГЛАВЛЕНИ</w:t>
          </w:r>
          <w:ins w:id="1" w:author="Hitech" w:date="2025-06-20T21:47:00Z">
            <w:r w:rsidR="00B310DD" w:rsidRPr="00B310DD">
              <w:rPr>
                <w:rFonts w:ascii="Times New Roman" w:hAnsi="Times New Roman" w:cs="Times New Roman"/>
                <w:b/>
                <w:color w:val="000000" w:themeColor="text1"/>
                <w:rPrChange w:id="2" w:author="Hitech" w:date="2025-06-20T21:48:00Z">
                  <w:rPr>
                    <w:rFonts w:ascii="Times New Roman" w:hAnsi="Times New Roman" w:cs="Times New Roman"/>
                    <w:b/>
                    <w:color w:val="000000" w:themeColor="text1"/>
                    <w:sz w:val="24"/>
                    <w:szCs w:val="24"/>
                  </w:rPr>
                </w:rPrChange>
              </w:rPr>
              <w:t>Е</w:t>
            </w:r>
          </w:ins>
          <w:del w:id="3" w:author="Hitech" w:date="2025-06-20T19:09:00Z">
            <w:r w:rsidRPr="00B310DD" w:rsidDel="001B4D4F">
              <w:rPr>
                <w:rFonts w:ascii="Times New Roman" w:hAnsi="Times New Roman" w:cs="Times New Roman"/>
                <w:b/>
                <w:color w:val="000000" w:themeColor="text1"/>
                <w:rPrChange w:id="4" w:author="Hitech" w:date="2025-06-20T21:48:00Z">
                  <w:rPr>
                    <w:rFonts w:ascii="Times New Roman" w:hAnsi="Times New Roman" w:cs="Times New Roman"/>
                    <w:b/>
                    <w:color w:val="000000" w:themeColor="text1"/>
                  </w:rPr>
                </w:rPrChange>
              </w:rPr>
              <w:delText>Е</w:delText>
            </w:r>
          </w:del>
        </w:p>
        <w:p w14:paraId="5F570054" w14:textId="32FE6A3B" w:rsidR="008148A9" w:rsidRPr="00B310DD" w:rsidRDefault="005D3C2F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5" w:author="Hitech" w:date="2025-06-20T21:48:00Z">
                <w:rPr>
                  <w:rFonts w:eastAsiaTheme="minorEastAsia"/>
                  <w:noProof/>
                  <w:lang w:eastAsia="ru-RU"/>
                </w:rPr>
              </w:rPrChange>
            </w:rPr>
          </w:pPr>
          <w:r w:rsidRPr="00B310DD">
            <w:rPr>
              <w:rFonts w:ascii="Times New Roman" w:hAnsi="Times New Roman" w:cs="Times New Roman"/>
              <w:sz w:val="28"/>
              <w:szCs w:val="28"/>
              <w:rPrChange w:id="6" w:author="Hitech" w:date="2025-06-20T21:48:00Z">
                <w:rPr>
                  <w:rFonts w:ascii="Times New Roman" w:hAnsi="Times New Roman" w:cs="Times New Roman"/>
                  <w:sz w:val="28"/>
                  <w:szCs w:val="28"/>
                </w:rPr>
              </w:rPrChange>
            </w:rPr>
            <w:fldChar w:fldCharType="begin"/>
          </w:r>
          <w:r w:rsidRPr="00B310DD">
            <w:rPr>
              <w:rFonts w:ascii="Times New Roman" w:hAnsi="Times New Roman" w:cs="Times New Roman"/>
              <w:sz w:val="28"/>
              <w:szCs w:val="28"/>
              <w:rPrChange w:id="7" w:author="Hitech" w:date="2025-06-20T21:48:00Z">
                <w:rPr>
                  <w:rFonts w:ascii="Times New Roman" w:hAnsi="Times New Roman" w:cs="Times New Roman"/>
                  <w:sz w:val="28"/>
                  <w:szCs w:val="28"/>
                </w:rPr>
              </w:rPrChange>
            </w:rPr>
            <w:instrText xml:space="preserve"> TOC \o "1-3" \h \z \u </w:instrText>
          </w:r>
          <w:r w:rsidRPr="00B310DD">
            <w:rPr>
              <w:rFonts w:ascii="Times New Roman" w:hAnsi="Times New Roman" w:cs="Times New Roman"/>
              <w:sz w:val="28"/>
              <w:szCs w:val="28"/>
              <w:rPrChange w:id="8" w:author="Hitech" w:date="2025-06-20T21:48:00Z">
                <w:rPr>
                  <w:rFonts w:ascii="Times New Roman" w:hAnsi="Times New Roman" w:cs="Times New Roman"/>
                  <w:sz w:val="28"/>
                  <w:szCs w:val="28"/>
                </w:rPr>
              </w:rPrChange>
            </w:rPr>
            <w:fldChar w:fldCharType="separate"/>
          </w:r>
          <w:r w:rsidR="001B4D4F" w:rsidRPr="00B310DD">
            <w:rPr>
              <w:rFonts w:ascii="Times New Roman" w:hAnsi="Times New Roman" w:cs="Times New Roman"/>
              <w:noProof/>
              <w:sz w:val="28"/>
              <w:szCs w:val="28"/>
              <w:rPrChange w:id="9" w:author="Hitech" w:date="2025-06-20T21:48:00Z">
                <w:rPr/>
              </w:rPrChange>
            </w:rPr>
            <w:fldChar w:fldCharType="begin"/>
          </w:r>
          <w:r w:rsidR="001B4D4F" w:rsidRPr="00B310DD">
            <w:rPr>
              <w:rFonts w:ascii="Times New Roman" w:hAnsi="Times New Roman" w:cs="Times New Roman"/>
              <w:noProof/>
              <w:sz w:val="28"/>
              <w:szCs w:val="28"/>
              <w:rPrChange w:id="10" w:author="Hitech" w:date="2025-06-20T21:48:00Z">
                <w:rPr/>
              </w:rPrChange>
            </w:rPr>
            <w:instrText xml:space="preserve"> HYPERLINK \l "_Toc199780903" </w:instrText>
          </w:r>
          <w:ins w:id="11" w:author="Hitech" w:date="2025-06-20T21:48:00Z">
            <w:r w:rsidR="00B310DD" w:rsidRPr="00B310DD">
              <w:rPr>
                <w:rFonts w:ascii="Times New Roman" w:hAnsi="Times New Roman" w:cs="Times New Roman"/>
                <w:noProof/>
                <w:sz w:val="28"/>
                <w:szCs w:val="28"/>
                <w:rPrChange w:id="12" w:author="Hitech" w:date="2025-06-20T21:48:00Z">
                  <w:rPr>
                    <w:rFonts w:ascii="Times New Roman" w:hAnsi="Times New Roman" w:cs="Times New Roman"/>
                    <w:noProof/>
                    <w:sz w:val="28"/>
                    <w:szCs w:val="28"/>
                  </w:rPr>
                </w:rPrChange>
              </w:rPr>
            </w:r>
          </w:ins>
          <w:r w:rsidR="001B4D4F" w:rsidRPr="00B310DD">
            <w:rPr>
              <w:rFonts w:ascii="Times New Roman" w:hAnsi="Times New Roman" w:cs="Times New Roman"/>
              <w:noProof/>
              <w:sz w:val="28"/>
              <w:szCs w:val="28"/>
              <w:rPrChange w:id="13" w:author="Hitech" w:date="2025-06-20T21:48:00Z">
                <w:rPr/>
              </w:rPrChange>
            </w:rPr>
            <w:fldChar w:fldCharType="separate"/>
          </w:r>
          <w:r w:rsidR="008148A9" w:rsidRPr="00B310DD">
            <w:rPr>
              <w:rStyle w:val="a6"/>
              <w:rFonts w:ascii="Times New Roman" w:hAnsi="Times New Roman" w:cs="Times New Roman"/>
              <w:noProof/>
              <w:sz w:val="28"/>
              <w:szCs w:val="28"/>
              <w:rPrChange w:id="14" w:author="Hitech" w:date="2025-06-20T21:48:00Z">
                <w:rPr>
                  <w:rStyle w:val="a6"/>
                  <w:noProof/>
                </w:rPr>
              </w:rPrChange>
            </w:rPr>
            <w:t>ВВЕДЕНИЕ</w: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5" w:author="Hitech" w:date="2025-06-20T21:48:00Z">
                <w:rPr>
                  <w:noProof/>
                  <w:webHidden/>
                </w:rPr>
              </w:rPrChange>
            </w:rPr>
            <w:tab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6" w:author="Hitech" w:date="2025-06-20T21:48:00Z">
                <w:rPr>
                  <w:noProof/>
                  <w:webHidden/>
                </w:rPr>
              </w:rPrChange>
            </w:rPr>
            <w:fldChar w:fldCharType="begin"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7" w:author="Hitech" w:date="2025-06-20T21:48:00Z">
                <w:rPr>
                  <w:noProof/>
                  <w:webHidden/>
                </w:rPr>
              </w:rPrChange>
            </w:rPr>
            <w:instrText xml:space="preserve"> PAGEREF _Toc199780903 \h </w:instrTex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8" w:author="Hitech" w:date="2025-06-20T21:48:00Z">
                <w:rPr>
                  <w:noProof/>
                  <w:webHidden/>
                </w:rPr>
              </w:rPrChange>
            </w:rPr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9" w:author="Hitech" w:date="2025-06-20T21:48:00Z">
                <w:rPr>
                  <w:noProof/>
                  <w:webHidden/>
                </w:rPr>
              </w:rPrChange>
            </w:rPr>
            <w:fldChar w:fldCharType="separate"/>
          </w:r>
          <w:ins w:id="20" w:author="Hitech" w:date="2025-06-20T21:48:00Z">
            <w:r w:rsidR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</w:ins>
          <w:del w:id="21" w:author="Hitech" w:date="2025-06-20T21:48:00Z">
            <w:r w:rsidR="00DC07F8" w:rsidRPr="00B310DD" w:rsidDel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22" w:author="Hitech" w:date="2025-06-20T21:48:00Z">
                  <w:rPr>
                    <w:noProof/>
                    <w:webHidden/>
                  </w:rPr>
                </w:rPrChange>
              </w:rPr>
              <w:delText>3</w:delText>
            </w:r>
          </w:del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23" w:author="Hitech" w:date="2025-06-20T21:48:00Z">
                <w:rPr>
                  <w:noProof/>
                  <w:webHidden/>
                </w:rPr>
              </w:rPrChange>
            </w:rPr>
            <w:fldChar w:fldCharType="end"/>
          </w:r>
          <w:r w:rsidR="001B4D4F" w:rsidRPr="00B310DD">
            <w:rPr>
              <w:rFonts w:ascii="Times New Roman" w:hAnsi="Times New Roman" w:cs="Times New Roman"/>
              <w:noProof/>
              <w:sz w:val="28"/>
              <w:szCs w:val="28"/>
              <w:rPrChange w:id="24" w:author="Hitech" w:date="2025-06-20T21:48:00Z">
                <w:rPr>
                  <w:noProof/>
                </w:rPr>
              </w:rPrChange>
            </w:rPr>
            <w:fldChar w:fldCharType="end"/>
          </w:r>
        </w:p>
        <w:p w14:paraId="27B487A9" w14:textId="19F21EC5" w:rsidR="008148A9" w:rsidRPr="00B310DD" w:rsidRDefault="001B4D4F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25" w:author="Hitech" w:date="2025-06-20T21:48:00Z">
                <w:rPr>
                  <w:rFonts w:eastAsiaTheme="minorEastAsia"/>
                  <w:noProof/>
                  <w:lang w:eastAsia="ru-RU"/>
                </w:rPr>
              </w:rPrChange>
            </w:rPr>
          </w:pP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26" w:author="Hitech" w:date="2025-06-20T21:48:00Z">
                <w:rPr/>
              </w:rPrChange>
            </w:rPr>
            <w:fldChar w:fldCharType="begin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27" w:author="Hitech" w:date="2025-06-20T21:48:00Z">
                <w:rPr/>
              </w:rPrChange>
            </w:rPr>
            <w:instrText xml:space="preserve"> HYPERLINK \l "_Toc199780904" </w:instrText>
          </w:r>
          <w:ins w:id="28" w:author="Hitech" w:date="2025-06-20T21:48:00Z">
            <w:r w:rsidR="00B310DD" w:rsidRPr="00B310DD">
              <w:rPr>
                <w:rFonts w:ascii="Times New Roman" w:hAnsi="Times New Roman" w:cs="Times New Roman"/>
                <w:noProof/>
                <w:sz w:val="28"/>
                <w:szCs w:val="28"/>
                <w:rPrChange w:id="29" w:author="Hitech" w:date="2025-06-20T21:48:00Z">
                  <w:rPr>
                    <w:rFonts w:ascii="Times New Roman" w:hAnsi="Times New Roman" w:cs="Times New Roman"/>
                    <w:noProof/>
                    <w:sz w:val="28"/>
                    <w:szCs w:val="28"/>
                  </w:rPr>
                </w:rPrChange>
              </w:rPr>
            </w:r>
          </w:ins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30" w:author="Hitech" w:date="2025-06-20T21:48:00Z">
                <w:rPr/>
              </w:rPrChange>
            </w:rPr>
            <w:fldChar w:fldCharType="separate"/>
          </w:r>
          <w:r w:rsidR="008148A9" w:rsidRPr="00B310DD">
            <w:rPr>
              <w:rStyle w:val="a6"/>
              <w:rFonts w:ascii="Times New Roman" w:hAnsi="Times New Roman" w:cs="Times New Roman"/>
              <w:noProof/>
              <w:sz w:val="28"/>
              <w:szCs w:val="28"/>
              <w:rPrChange w:id="31" w:author="Hitech" w:date="2025-06-20T21:48:00Z">
                <w:rPr>
                  <w:rStyle w:val="a6"/>
                  <w:noProof/>
                </w:rPr>
              </w:rPrChange>
            </w:rPr>
            <w:t>ГЛАВА 1. ОБЗОР ПРЕДМЕТНОЙ ОБЛАСТИ И ОБЩАЯ ПОСТАНОВКА ЗАДАЧ</w: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32" w:author="Hitech" w:date="2025-06-20T21:48:00Z">
                <w:rPr>
                  <w:noProof/>
                  <w:webHidden/>
                </w:rPr>
              </w:rPrChange>
            </w:rPr>
            <w:tab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33" w:author="Hitech" w:date="2025-06-20T21:48:00Z">
                <w:rPr>
                  <w:noProof/>
                  <w:webHidden/>
                </w:rPr>
              </w:rPrChange>
            </w:rPr>
            <w:fldChar w:fldCharType="begin"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34" w:author="Hitech" w:date="2025-06-20T21:48:00Z">
                <w:rPr>
                  <w:noProof/>
                  <w:webHidden/>
                </w:rPr>
              </w:rPrChange>
            </w:rPr>
            <w:instrText xml:space="preserve"> PAGEREF _Toc199780904 \h </w:instrTex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35" w:author="Hitech" w:date="2025-06-20T21:48:00Z">
                <w:rPr>
                  <w:noProof/>
                  <w:webHidden/>
                </w:rPr>
              </w:rPrChange>
            </w:rPr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36" w:author="Hitech" w:date="2025-06-20T21:48:00Z">
                <w:rPr>
                  <w:noProof/>
                  <w:webHidden/>
                </w:rPr>
              </w:rPrChange>
            </w:rPr>
            <w:fldChar w:fldCharType="separate"/>
          </w:r>
          <w:ins w:id="37" w:author="Hitech" w:date="2025-06-20T21:48:00Z">
            <w:r w:rsidR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</w:ins>
          <w:del w:id="38" w:author="Hitech" w:date="2025-06-20T21:48:00Z">
            <w:r w:rsidR="00DC07F8" w:rsidRPr="00B310DD" w:rsidDel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39" w:author="Hitech" w:date="2025-06-20T21:48:00Z">
                  <w:rPr>
                    <w:noProof/>
                    <w:webHidden/>
                  </w:rPr>
                </w:rPrChange>
              </w:rPr>
              <w:delText>5</w:delText>
            </w:r>
          </w:del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40" w:author="Hitech" w:date="2025-06-20T21:48:00Z">
                <w:rPr>
                  <w:noProof/>
                  <w:webHidden/>
                </w:rPr>
              </w:rPrChange>
            </w:rPr>
            <w:fldChar w:fldCharType="end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41" w:author="Hitech" w:date="2025-06-20T21:48:00Z">
                <w:rPr>
                  <w:noProof/>
                </w:rPr>
              </w:rPrChange>
            </w:rPr>
            <w:fldChar w:fldCharType="end"/>
          </w:r>
        </w:p>
        <w:p w14:paraId="53C51C82" w14:textId="3F1D9A8A" w:rsidR="008148A9" w:rsidRPr="00B310DD" w:rsidRDefault="001B4D4F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42" w:author="Hitech" w:date="2025-06-20T21:48:00Z">
                <w:rPr>
                  <w:rFonts w:eastAsiaTheme="minorEastAsia"/>
                  <w:noProof/>
                  <w:lang w:eastAsia="ru-RU"/>
                </w:rPr>
              </w:rPrChange>
            </w:rPr>
          </w:pP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43" w:author="Hitech" w:date="2025-06-20T21:48:00Z">
                <w:rPr/>
              </w:rPrChange>
            </w:rPr>
            <w:fldChar w:fldCharType="begin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44" w:author="Hitech" w:date="2025-06-20T21:48:00Z">
                <w:rPr/>
              </w:rPrChange>
            </w:rPr>
            <w:instrText xml:space="preserve"> HYPERLINK \l "_Toc199780905" </w:instrText>
          </w:r>
          <w:ins w:id="45" w:author="Hitech" w:date="2025-06-20T21:48:00Z">
            <w:r w:rsidR="00B310DD" w:rsidRPr="00B310DD">
              <w:rPr>
                <w:rFonts w:ascii="Times New Roman" w:hAnsi="Times New Roman" w:cs="Times New Roman"/>
                <w:noProof/>
                <w:sz w:val="28"/>
                <w:szCs w:val="28"/>
                <w:rPrChange w:id="46" w:author="Hitech" w:date="2025-06-20T21:48:00Z">
                  <w:rPr>
                    <w:rFonts w:ascii="Times New Roman" w:hAnsi="Times New Roman" w:cs="Times New Roman"/>
                    <w:noProof/>
                    <w:sz w:val="28"/>
                    <w:szCs w:val="28"/>
                  </w:rPr>
                </w:rPrChange>
              </w:rPr>
            </w:r>
          </w:ins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47" w:author="Hitech" w:date="2025-06-20T21:48:00Z">
                <w:rPr/>
              </w:rPrChange>
            </w:rPr>
            <w:fldChar w:fldCharType="separate"/>
          </w:r>
          <w:r w:rsidR="008148A9" w:rsidRPr="00B310DD">
            <w:rPr>
              <w:rStyle w:val="a6"/>
              <w:rFonts w:ascii="Times New Roman" w:hAnsi="Times New Roman" w:cs="Times New Roman"/>
              <w:noProof/>
              <w:sz w:val="28"/>
              <w:szCs w:val="28"/>
              <w:rPrChange w:id="48" w:author="Hitech" w:date="2025-06-20T21:48:00Z">
                <w:rPr>
                  <w:rStyle w:val="a6"/>
                  <w:noProof/>
                </w:rPr>
              </w:rPrChange>
            </w:rPr>
            <w:t>1.1 Роль автоматизации в современной образовательной среде</w: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49" w:author="Hitech" w:date="2025-06-20T21:48:00Z">
                <w:rPr>
                  <w:noProof/>
                  <w:webHidden/>
                </w:rPr>
              </w:rPrChange>
            </w:rPr>
            <w:tab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50" w:author="Hitech" w:date="2025-06-20T21:48:00Z">
                <w:rPr>
                  <w:noProof/>
                  <w:webHidden/>
                </w:rPr>
              </w:rPrChange>
            </w:rPr>
            <w:fldChar w:fldCharType="begin"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51" w:author="Hitech" w:date="2025-06-20T21:48:00Z">
                <w:rPr>
                  <w:noProof/>
                  <w:webHidden/>
                </w:rPr>
              </w:rPrChange>
            </w:rPr>
            <w:instrText xml:space="preserve"> PAGEREF _Toc199780905 \h </w:instrTex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52" w:author="Hitech" w:date="2025-06-20T21:48:00Z">
                <w:rPr>
                  <w:noProof/>
                  <w:webHidden/>
                </w:rPr>
              </w:rPrChange>
            </w:rPr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53" w:author="Hitech" w:date="2025-06-20T21:48:00Z">
                <w:rPr>
                  <w:noProof/>
                  <w:webHidden/>
                </w:rPr>
              </w:rPrChange>
            </w:rPr>
            <w:fldChar w:fldCharType="separate"/>
          </w:r>
          <w:ins w:id="54" w:author="Hitech" w:date="2025-06-20T21:48:00Z">
            <w:r w:rsidR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</w:ins>
          <w:del w:id="55" w:author="Hitech" w:date="2025-06-20T21:48:00Z">
            <w:r w:rsidR="00DC07F8" w:rsidRPr="00B310DD" w:rsidDel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56" w:author="Hitech" w:date="2025-06-20T21:48:00Z">
                  <w:rPr>
                    <w:noProof/>
                    <w:webHidden/>
                  </w:rPr>
                </w:rPrChange>
              </w:rPr>
              <w:delText>5</w:delText>
            </w:r>
          </w:del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57" w:author="Hitech" w:date="2025-06-20T21:48:00Z">
                <w:rPr>
                  <w:noProof/>
                  <w:webHidden/>
                </w:rPr>
              </w:rPrChange>
            </w:rPr>
            <w:fldChar w:fldCharType="end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58" w:author="Hitech" w:date="2025-06-20T21:48:00Z">
                <w:rPr>
                  <w:noProof/>
                </w:rPr>
              </w:rPrChange>
            </w:rPr>
            <w:fldChar w:fldCharType="end"/>
          </w:r>
        </w:p>
        <w:p w14:paraId="4BE39752" w14:textId="3EAD9EE4" w:rsidR="008148A9" w:rsidRPr="00B310DD" w:rsidRDefault="001B4D4F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59" w:author="Hitech" w:date="2025-06-20T21:48:00Z">
                <w:rPr>
                  <w:rFonts w:eastAsiaTheme="minorEastAsia"/>
                  <w:noProof/>
                  <w:lang w:eastAsia="ru-RU"/>
                </w:rPr>
              </w:rPrChange>
            </w:rPr>
          </w:pP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60" w:author="Hitech" w:date="2025-06-20T21:48:00Z">
                <w:rPr/>
              </w:rPrChange>
            </w:rPr>
            <w:fldChar w:fldCharType="begin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61" w:author="Hitech" w:date="2025-06-20T21:48:00Z">
                <w:rPr/>
              </w:rPrChange>
            </w:rPr>
            <w:instrText xml:space="preserve"> HYPERLINK \l "_Toc199780906" </w:instrText>
          </w:r>
          <w:ins w:id="62" w:author="Hitech" w:date="2025-06-20T21:48:00Z">
            <w:r w:rsidR="00B310DD" w:rsidRPr="00B310DD">
              <w:rPr>
                <w:rFonts w:ascii="Times New Roman" w:hAnsi="Times New Roman" w:cs="Times New Roman"/>
                <w:noProof/>
                <w:sz w:val="28"/>
                <w:szCs w:val="28"/>
                <w:rPrChange w:id="63" w:author="Hitech" w:date="2025-06-20T21:48:00Z">
                  <w:rPr>
                    <w:rFonts w:ascii="Times New Roman" w:hAnsi="Times New Roman" w:cs="Times New Roman"/>
                    <w:noProof/>
                    <w:sz w:val="28"/>
                    <w:szCs w:val="28"/>
                  </w:rPr>
                </w:rPrChange>
              </w:rPr>
            </w:r>
          </w:ins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64" w:author="Hitech" w:date="2025-06-20T21:48:00Z">
                <w:rPr/>
              </w:rPrChange>
            </w:rPr>
            <w:fldChar w:fldCharType="separate"/>
          </w:r>
          <w:r w:rsidR="008148A9" w:rsidRPr="00B310DD">
            <w:rPr>
              <w:rStyle w:val="a6"/>
              <w:rFonts w:ascii="Times New Roman" w:hAnsi="Times New Roman" w:cs="Times New Roman"/>
              <w:noProof/>
              <w:sz w:val="28"/>
              <w:szCs w:val="28"/>
              <w:rPrChange w:id="65" w:author="Hitech" w:date="2025-06-20T21:48:00Z">
                <w:rPr>
                  <w:rStyle w:val="a6"/>
                  <w:noProof/>
                </w:rPr>
              </w:rPrChange>
            </w:rPr>
            <w:t>1.2 Структура и задачи методического отдела института</w: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66" w:author="Hitech" w:date="2025-06-20T21:48:00Z">
                <w:rPr>
                  <w:noProof/>
                  <w:webHidden/>
                </w:rPr>
              </w:rPrChange>
            </w:rPr>
            <w:tab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67" w:author="Hitech" w:date="2025-06-20T21:48:00Z">
                <w:rPr>
                  <w:noProof/>
                  <w:webHidden/>
                </w:rPr>
              </w:rPrChange>
            </w:rPr>
            <w:fldChar w:fldCharType="begin"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68" w:author="Hitech" w:date="2025-06-20T21:48:00Z">
                <w:rPr>
                  <w:noProof/>
                  <w:webHidden/>
                </w:rPr>
              </w:rPrChange>
            </w:rPr>
            <w:instrText xml:space="preserve"> PAGEREF _Toc199780906 \h </w:instrTex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69" w:author="Hitech" w:date="2025-06-20T21:48:00Z">
                <w:rPr>
                  <w:noProof/>
                  <w:webHidden/>
                </w:rPr>
              </w:rPrChange>
            </w:rPr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70" w:author="Hitech" w:date="2025-06-20T21:48:00Z">
                <w:rPr>
                  <w:noProof/>
                  <w:webHidden/>
                </w:rPr>
              </w:rPrChange>
            </w:rPr>
            <w:fldChar w:fldCharType="separate"/>
          </w:r>
          <w:ins w:id="71" w:author="Hitech" w:date="2025-06-20T21:48:00Z">
            <w:r w:rsidR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</w:ins>
          <w:del w:id="72" w:author="Hitech" w:date="2025-06-20T21:48:00Z">
            <w:r w:rsidR="00DC07F8" w:rsidRPr="00B310DD" w:rsidDel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73" w:author="Hitech" w:date="2025-06-20T21:48:00Z">
                  <w:rPr>
                    <w:noProof/>
                    <w:webHidden/>
                  </w:rPr>
                </w:rPrChange>
              </w:rPr>
              <w:delText>7</w:delText>
            </w:r>
          </w:del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74" w:author="Hitech" w:date="2025-06-20T21:48:00Z">
                <w:rPr>
                  <w:noProof/>
                  <w:webHidden/>
                </w:rPr>
              </w:rPrChange>
            </w:rPr>
            <w:fldChar w:fldCharType="end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75" w:author="Hitech" w:date="2025-06-20T21:48:00Z">
                <w:rPr>
                  <w:noProof/>
                </w:rPr>
              </w:rPrChange>
            </w:rPr>
            <w:fldChar w:fldCharType="end"/>
          </w:r>
        </w:p>
        <w:p w14:paraId="7530F46F" w14:textId="388E190A" w:rsidR="008148A9" w:rsidRPr="00B310DD" w:rsidRDefault="001B4D4F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76" w:author="Hitech" w:date="2025-06-20T21:48:00Z">
                <w:rPr>
                  <w:rFonts w:eastAsiaTheme="minorEastAsia"/>
                  <w:noProof/>
                  <w:lang w:eastAsia="ru-RU"/>
                </w:rPr>
              </w:rPrChange>
            </w:rPr>
          </w:pP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77" w:author="Hitech" w:date="2025-06-20T21:48:00Z">
                <w:rPr/>
              </w:rPrChange>
            </w:rPr>
            <w:fldChar w:fldCharType="begin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78" w:author="Hitech" w:date="2025-06-20T21:48:00Z">
                <w:rPr/>
              </w:rPrChange>
            </w:rPr>
            <w:instrText xml:space="preserve"> HYPERLINK \l "_Toc199780907" </w:instrText>
          </w:r>
          <w:ins w:id="79" w:author="Hitech" w:date="2025-06-20T21:48:00Z">
            <w:r w:rsidR="00B310DD" w:rsidRPr="00B310DD">
              <w:rPr>
                <w:rFonts w:ascii="Times New Roman" w:hAnsi="Times New Roman" w:cs="Times New Roman"/>
                <w:noProof/>
                <w:sz w:val="28"/>
                <w:szCs w:val="28"/>
                <w:rPrChange w:id="80" w:author="Hitech" w:date="2025-06-20T21:48:00Z">
                  <w:rPr>
                    <w:rFonts w:ascii="Times New Roman" w:hAnsi="Times New Roman" w:cs="Times New Roman"/>
                    <w:noProof/>
                    <w:sz w:val="28"/>
                    <w:szCs w:val="28"/>
                  </w:rPr>
                </w:rPrChange>
              </w:rPr>
            </w:r>
          </w:ins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81" w:author="Hitech" w:date="2025-06-20T21:48:00Z">
                <w:rPr/>
              </w:rPrChange>
            </w:rPr>
            <w:fldChar w:fldCharType="separate"/>
          </w:r>
          <w:r w:rsidR="008148A9" w:rsidRPr="00B310DD">
            <w:rPr>
              <w:rStyle w:val="a6"/>
              <w:rFonts w:ascii="Times New Roman" w:hAnsi="Times New Roman" w:cs="Times New Roman"/>
              <w:noProof/>
              <w:sz w:val="28"/>
              <w:szCs w:val="28"/>
              <w:rPrChange w:id="82" w:author="Hitech" w:date="2025-06-20T21:48:00Z">
                <w:rPr>
                  <w:rStyle w:val="a6"/>
                  <w:noProof/>
                </w:rPr>
              </w:rPrChange>
            </w:rPr>
            <w:t>1.3 Основные функции и задачи сотрудника методического отдела</w: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83" w:author="Hitech" w:date="2025-06-20T21:48:00Z">
                <w:rPr>
                  <w:noProof/>
                  <w:webHidden/>
                </w:rPr>
              </w:rPrChange>
            </w:rPr>
            <w:tab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84" w:author="Hitech" w:date="2025-06-20T21:48:00Z">
                <w:rPr>
                  <w:noProof/>
                  <w:webHidden/>
                </w:rPr>
              </w:rPrChange>
            </w:rPr>
            <w:fldChar w:fldCharType="begin"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85" w:author="Hitech" w:date="2025-06-20T21:48:00Z">
                <w:rPr>
                  <w:noProof/>
                  <w:webHidden/>
                </w:rPr>
              </w:rPrChange>
            </w:rPr>
            <w:instrText xml:space="preserve"> PAGEREF _Toc199780907 \h </w:instrTex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86" w:author="Hitech" w:date="2025-06-20T21:48:00Z">
                <w:rPr>
                  <w:noProof/>
                  <w:webHidden/>
                </w:rPr>
              </w:rPrChange>
            </w:rPr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87" w:author="Hitech" w:date="2025-06-20T21:48:00Z">
                <w:rPr>
                  <w:noProof/>
                  <w:webHidden/>
                </w:rPr>
              </w:rPrChange>
            </w:rPr>
            <w:fldChar w:fldCharType="separate"/>
          </w:r>
          <w:ins w:id="88" w:author="Hitech" w:date="2025-06-20T21:48:00Z">
            <w:r w:rsidR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</w:ins>
          <w:del w:id="89" w:author="Hitech" w:date="2025-06-20T21:48:00Z">
            <w:r w:rsidR="00DC07F8" w:rsidRPr="00B310DD" w:rsidDel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90" w:author="Hitech" w:date="2025-06-20T21:48:00Z">
                  <w:rPr>
                    <w:noProof/>
                    <w:webHidden/>
                  </w:rPr>
                </w:rPrChange>
              </w:rPr>
              <w:delText>8</w:delText>
            </w:r>
          </w:del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91" w:author="Hitech" w:date="2025-06-20T21:48:00Z">
                <w:rPr>
                  <w:noProof/>
                  <w:webHidden/>
                </w:rPr>
              </w:rPrChange>
            </w:rPr>
            <w:fldChar w:fldCharType="end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92" w:author="Hitech" w:date="2025-06-20T21:48:00Z">
                <w:rPr>
                  <w:noProof/>
                </w:rPr>
              </w:rPrChange>
            </w:rPr>
            <w:fldChar w:fldCharType="end"/>
          </w:r>
        </w:p>
        <w:p w14:paraId="721E49BF" w14:textId="0724AE8C" w:rsidR="008148A9" w:rsidRPr="00B310DD" w:rsidRDefault="001B4D4F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93" w:author="Hitech" w:date="2025-06-20T21:48:00Z">
                <w:rPr>
                  <w:rFonts w:eastAsiaTheme="minorEastAsia"/>
                  <w:noProof/>
                  <w:lang w:eastAsia="ru-RU"/>
                </w:rPr>
              </w:rPrChange>
            </w:rPr>
          </w:pP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94" w:author="Hitech" w:date="2025-06-20T21:48:00Z">
                <w:rPr/>
              </w:rPrChange>
            </w:rPr>
            <w:fldChar w:fldCharType="begin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95" w:author="Hitech" w:date="2025-06-20T21:48:00Z">
                <w:rPr/>
              </w:rPrChange>
            </w:rPr>
            <w:instrText xml:space="preserve"> HYPERLINK \l "_Toc199780908" </w:instrText>
          </w:r>
          <w:ins w:id="96" w:author="Hitech" w:date="2025-06-20T21:48:00Z">
            <w:r w:rsidR="00B310DD" w:rsidRPr="00B310DD">
              <w:rPr>
                <w:rFonts w:ascii="Times New Roman" w:hAnsi="Times New Roman" w:cs="Times New Roman"/>
                <w:noProof/>
                <w:sz w:val="28"/>
                <w:szCs w:val="28"/>
                <w:rPrChange w:id="97" w:author="Hitech" w:date="2025-06-20T21:48:00Z">
                  <w:rPr>
                    <w:rFonts w:ascii="Times New Roman" w:hAnsi="Times New Roman" w:cs="Times New Roman"/>
                    <w:noProof/>
                    <w:sz w:val="28"/>
                    <w:szCs w:val="28"/>
                  </w:rPr>
                </w:rPrChange>
              </w:rPr>
            </w:r>
          </w:ins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98" w:author="Hitech" w:date="2025-06-20T21:48:00Z">
                <w:rPr/>
              </w:rPrChange>
            </w:rPr>
            <w:fldChar w:fldCharType="separate"/>
          </w:r>
          <w:r w:rsidR="008148A9" w:rsidRPr="00B310DD">
            <w:rPr>
              <w:rStyle w:val="a6"/>
              <w:rFonts w:ascii="Times New Roman" w:hAnsi="Times New Roman" w:cs="Times New Roman"/>
              <w:noProof/>
              <w:sz w:val="28"/>
              <w:szCs w:val="28"/>
              <w:rPrChange w:id="99" w:author="Hitech" w:date="2025-06-20T21:48:00Z">
                <w:rPr>
                  <w:rStyle w:val="a6"/>
                  <w:noProof/>
                </w:rPr>
              </w:rPrChange>
            </w:rPr>
            <w:t>1.4 Постановка задачи</w: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00" w:author="Hitech" w:date="2025-06-20T21:48:00Z">
                <w:rPr>
                  <w:noProof/>
                  <w:webHidden/>
                </w:rPr>
              </w:rPrChange>
            </w:rPr>
            <w:tab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01" w:author="Hitech" w:date="2025-06-20T21:48:00Z">
                <w:rPr>
                  <w:noProof/>
                  <w:webHidden/>
                </w:rPr>
              </w:rPrChange>
            </w:rPr>
            <w:fldChar w:fldCharType="begin"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02" w:author="Hitech" w:date="2025-06-20T21:48:00Z">
                <w:rPr>
                  <w:noProof/>
                  <w:webHidden/>
                </w:rPr>
              </w:rPrChange>
            </w:rPr>
            <w:instrText xml:space="preserve"> PAGEREF _Toc199780908 \h </w:instrTex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03" w:author="Hitech" w:date="2025-06-20T21:48:00Z">
                <w:rPr>
                  <w:noProof/>
                  <w:webHidden/>
                </w:rPr>
              </w:rPrChange>
            </w:rPr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04" w:author="Hitech" w:date="2025-06-20T21:48:00Z">
                <w:rPr>
                  <w:noProof/>
                  <w:webHidden/>
                </w:rPr>
              </w:rPrChange>
            </w:rPr>
            <w:fldChar w:fldCharType="separate"/>
          </w:r>
          <w:ins w:id="105" w:author="Hitech" w:date="2025-06-20T21:48:00Z">
            <w:r w:rsidR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</w:ins>
          <w:del w:id="106" w:author="Hitech" w:date="2025-06-20T21:48:00Z">
            <w:r w:rsidR="00DC07F8" w:rsidRPr="00B310DD" w:rsidDel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07" w:author="Hitech" w:date="2025-06-20T21:48:00Z">
                  <w:rPr>
                    <w:noProof/>
                    <w:webHidden/>
                  </w:rPr>
                </w:rPrChange>
              </w:rPr>
              <w:delText>9</w:delText>
            </w:r>
          </w:del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08" w:author="Hitech" w:date="2025-06-20T21:48:00Z">
                <w:rPr>
                  <w:noProof/>
                  <w:webHidden/>
                </w:rPr>
              </w:rPrChange>
            </w:rPr>
            <w:fldChar w:fldCharType="end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109" w:author="Hitech" w:date="2025-06-20T21:48:00Z">
                <w:rPr>
                  <w:noProof/>
                </w:rPr>
              </w:rPrChange>
            </w:rPr>
            <w:fldChar w:fldCharType="end"/>
          </w:r>
        </w:p>
        <w:p w14:paraId="0F00154F" w14:textId="78D40441" w:rsidR="008148A9" w:rsidRPr="00B310DD" w:rsidRDefault="001B4D4F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110" w:author="Hitech" w:date="2025-06-20T21:48:00Z">
                <w:rPr>
                  <w:rFonts w:eastAsiaTheme="minorEastAsia"/>
                  <w:noProof/>
                  <w:lang w:eastAsia="ru-RU"/>
                </w:rPr>
              </w:rPrChange>
            </w:rPr>
          </w:pP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111" w:author="Hitech" w:date="2025-06-20T21:48:00Z">
                <w:rPr/>
              </w:rPrChange>
            </w:rPr>
            <w:fldChar w:fldCharType="begin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112" w:author="Hitech" w:date="2025-06-20T21:48:00Z">
                <w:rPr/>
              </w:rPrChange>
            </w:rPr>
            <w:instrText xml:space="preserve"> HYPERLINK \l "_Toc199780909" </w:instrText>
          </w:r>
          <w:ins w:id="113" w:author="Hitech" w:date="2025-06-20T21:48:00Z">
            <w:r w:rsidR="00B310DD" w:rsidRPr="00B310DD">
              <w:rPr>
                <w:rFonts w:ascii="Times New Roman" w:hAnsi="Times New Roman" w:cs="Times New Roman"/>
                <w:noProof/>
                <w:sz w:val="28"/>
                <w:szCs w:val="28"/>
                <w:rPrChange w:id="114" w:author="Hitech" w:date="2025-06-20T21:48:00Z">
                  <w:rPr>
                    <w:rFonts w:ascii="Times New Roman" w:hAnsi="Times New Roman" w:cs="Times New Roman"/>
                    <w:noProof/>
                    <w:sz w:val="28"/>
                    <w:szCs w:val="28"/>
                  </w:rPr>
                </w:rPrChange>
              </w:rPr>
            </w:r>
          </w:ins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115" w:author="Hitech" w:date="2025-06-20T21:48:00Z">
                <w:rPr/>
              </w:rPrChange>
            </w:rPr>
            <w:fldChar w:fldCharType="separate"/>
          </w:r>
          <w:r w:rsidR="008148A9" w:rsidRPr="00B310DD">
            <w:rPr>
              <w:rStyle w:val="a6"/>
              <w:rFonts w:ascii="Times New Roman" w:hAnsi="Times New Roman" w:cs="Times New Roman"/>
              <w:noProof/>
              <w:sz w:val="28"/>
              <w:szCs w:val="28"/>
              <w:rPrChange w:id="116" w:author="Hitech" w:date="2025-06-20T21:48:00Z">
                <w:rPr>
                  <w:rStyle w:val="a6"/>
                  <w:noProof/>
                </w:rPr>
              </w:rPrChange>
            </w:rPr>
            <w:t>ГЛАВА 2. ПРАКТИЧЕСКАЯ РЕАЛИЗАЦИЯ ИНФОРМАЦИОННОЙ СИСТЕМЫ</w: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17" w:author="Hitech" w:date="2025-06-20T21:48:00Z">
                <w:rPr>
                  <w:noProof/>
                  <w:webHidden/>
                </w:rPr>
              </w:rPrChange>
            </w:rPr>
            <w:tab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18" w:author="Hitech" w:date="2025-06-20T21:48:00Z">
                <w:rPr>
                  <w:noProof/>
                  <w:webHidden/>
                </w:rPr>
              </w:rPrChange>
            </w:rPr>
            <w:fldChar w:fldCharType="begin"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19" w:author="Hitech" w:date="2025-06-20T21:48:00Z">
                <w:rPr>
                  <w:noProof/>
                  <w:webHidden/>
                </w:rPr>
              </w:rPrChange>
            </w:rPr>
            <w:instrText xml:space="preserve"> PAGEREF _Toc199780909 \h </w:instrTex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20" w:author="Hitech" w:date="2025-06-20T21:48:00Z">
                <w:rPr>
                  <w:noProof/>
                  <w:webHidden/>
                </w:rPr>
              </w:rPrChange>
            </w:rPr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21" w:author="Hitech" w:date="2025-06-20T21:48:00Z">
                <w:rPr>
                  <w:noProof/>
                  <w:webHidden/>
                </w:rPr>
              </w:rPrChange>
            </w:rPr>
            <w:fldChar w:fldCharType="separate"/>
          </w:r>
          <w:ins w:id="122" w:author="Hitech" w:date="2025-06-20T21:48:00Z">
            <w:r w:rsidR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</w:ins>
          <w:del w:id="123" w:author="Hitech" w:date="2025-06-20T21:48:00Z">
            <w:r w:rsidR="00DC07F8" w:rsidRPr="00B310DD" w:rsidDel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24" w:author="Hitech" w:date="2025-06-20T21:48:00Z">
                  <w:rPr>
                    <w:noProof/>
                    <w:webHidden/>
                  </w:rPr>
                </w:rPrChange>
              </w:rPr>
              <w:delText>11</w:delText>
            </w:r>
          </w:del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25" w:author="Hitech" w:date="2025-06-20T21:48:00Z">
                <w:rPr>
                  <w:noProof/>
                  <w:webHidden/>
                </w:rPr>
              </w:rPrChange>
            </w:rPr>
            <w:fldChar w:fldCharType="end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126" w:author="Hitech" w:date="2025-06-20T21:48:00Z">
                <w:rPr>
                  <w:noProof/>
                </w:rPr>
              </w:rPrChange>
            </w:rPr>
            <w:fldChar w:fldCharType="end"/>
          </w:r>
        </w:p>
        <w:p w14:paraId="113E20FD" w14:textId="349A28A8" w:rsidR="008148A9" w:rsidRPr="00B310DD" w:rsidRDefault="001B4D4F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127" w:author="Hitech" w:date="2025-06-20T21:48:00Z">
                <w:rPr>
                  <w:rFonts w:eastAsiaTheme="minorEastAsia"/>
                  <w:noProof/>
                  <w:lang w:eastAsia="ru-RU"/>
                </w:rPr>
              </w:rPrChange>
            </w:rPr>
          </w:pP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128" w:author="Hitech" w:date="2025-06-20T21:48:00Z">
                <w:rPr/>
              </w:rPrChange>
            </w:rPr>
            <w:fldChar w:fldCharType="begin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129" w:author="Hitech" w:date="2025-06-20T21:48:00Z">
                <w:rPr/>
              </w:rPrChange>
            </w:rPr>
            <w:instrText xml:space="preserve"> HYPERLINK \l "_Toc199780910" </w:instrText>
          </w:r>
          <w:ins w:id="130" w:author="Hitech" w:date="2025-06-20T21:48:00Z">
            <w:r w:rsidR="00B310DD" w:rsidRPr="00B310DD">
              <w:rPr>
                <w:rFonts w:ascii="Times New Roman" w:hAnsi="Times New Roman" w:cs="Times New Roman"/>
                <w:noProof/>
                <w:sz w:val="28"/>
                <w:szCs w:val="28"/>
                <w:rPrChange w:id="131" w:author="Hitech" w:date="2025-06-20T21:48:00Z">
                  <w:rPr>
                    <w:rFonts w:ascii="Times New Roman" w:hAnsi="Times New Roman" w:cs="Times New Roman"/>
                    <w:noProof/>
                    <w:sz w:val="28"/>
                    <w:szCs w:val="28"/>
                  </w:rPr>
                </w:rPrChange>
              </w:rPr>
            </w:r>
          </w:ins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132" w:author="Hitech" w:date="2025-06-20T21:48:00Z">
                <w:rPr/>
              </w:rPrChange>
            </w:rPr>
            <w:fldChar w:fldCharType="separate"/>
          </w:r>
          <w:r w:rsidR="008148A9" w:rsidRPr="00B310DD">
            <w:rPr>
              <w:rStyle w:val="a6"/>
              <w:rFonts w:ascii="Times New Roman" w:hAnsi="Times New Roman" w:cs="Times New Roman"/>
              <w:noProof/>
              <w:sz w:val="28"/>
              <w:szCs w:val="28"/>
              <w:rPrChange w:id="133" w:author="Hitech" w:date="2025-06-20T21:48:00Z">
                <w:rPr>
                  <w:rStyle w:val="a6"/>
                  <w:noProof/>
                </w:rPr>
              </w:rPrChange>
            </w:rPr>
            <w:t>2.1</w:t>
          </w:r>
          <w:r w:rsidR="008148A9" w:rsidRPr="00B310DD"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134" w:author="Hitech" w:date="2025-06-20T21:48:00Z">
                <w:rPr>
                  <w:rFonts w:eastAsiaTheme="minorEastAsia"/>
                  <w:noProof/>
                  <w:lang w:eastAsia="ru-RU"/>
                </w:rPr>
              </w:rPrChange>
            </w:rPr>
            <w:t xml:space="preserve"> </w:t>
          </w:r>
          <w:r w:rsidR="008148A9" w:rsidRPr="00B310DD">
            <w:rPr>
              <w:rStyle w:val="a6"/>
              <w:rFonts w:ascii="Times New Roman" w:hAnsi="Times New Roman" w:cs="Times New Roman"/>
              <w:noProof/>
              <w:sz w:val="28"/>
              <w:szCs w:val="28"/>
              <w:rPrChange w:id="135" w:author="Hitech" w:date="2025-06-20T21:48:00Z">
                <w:rPr>
                  <w:rStyle w:val="a6"/>
                  <w:noProof/>
                </w:rPr>
              </w:rPrChange>
            </w:rPr>
            <w:t>Практическая задача и выбор средств реализации</w: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36" w:author="Hitech" w:date="2025-06-20T21:48:00Z">
                <w:rPr>
                  <w:noProof/>
                  <w:webHidden/>
                </w:rPr>
              </w:rPrChange>
            </w:rPr>
            <w:tab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37" w:author="Hitech" w:date="2025-06-20T21:48:00Z">
                <w:rPr>
                  <w:noProof/>
                  <w:webHidden/>
                </w:rPr>
              </w:rPrChange>
            </w:rPr>
            <w:fldChar w:fldCharType="begin"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38" w:author="Hitech" w:date="2025-06-20T21:48:00Z">
                <w:rPr>
                  <w:noProof/>
                  <w:webHidden/>
                </w:rPr>
              </w:rPrChange>
            </w:rPr>
            <w:instrText xml:space="preserve"> PAGEREF _Toc199780910 \h </w:instrTex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39" w:author="Hitech" w:date="2025-06-20T21:48:00Z">
                <w:rPr>
                  <w:noProof/>
                  <w:webHidden/>
                </w:rPr>
              </w:rPrChange>
            </w:rPr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40" w:author="Hitech" w:date="2025-06-20T21:48:00Z">
                <w:rPr>
                  <w:noProof/>
                  <w:webHidden/>
                </w:rPr>
              </w:rPrChange>
            </w:rPr>
            <w:fldChar w:fldCharType="separate"/>
          </w:r>
          <w:ins w:id="141" w:author="Hitech" w:date="2025-06-20T21:48:00Z">
            <w:r w:rsidR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</w:ins>
          <w:del w:id="142" w:author="Hitech" w:date="2025-06-20T21:48:00Z">
            <w:r w:rsidR="00DC07F8" w:rsidRPr="00B310DD" w:rsidDel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43" w:author="Hitech" w:date="2025-06-20T21:48:00Z">
                  <w:rPr>
                    <w:noProof/>
                    <w:webHidden/>
                  </w:rPr>
                </w:rPrChange>
              </w:rPr>
              <w:delText>11</w:delText>
            </w:r>
          </w:del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44" w:author="Hitech" w:date="2025-06-20T21:48:00Z">
                <w:rPr>
                  <w:noProof/>
                  <w:webHidden/>
                </w:rPr>
              </w:rPrChange>
            </w:rPr>
            <w:fldChar w:fldCharType="end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145" w:author="Hitech" w:date="2025-06-20T21:48:00Z">
                <w:rPr>
                  <w:noProof/>
                </w:rPr>
              </w:rPrChange>
            </w:rPr>
            <w:fldChar w:fldCharType="end"/>
          </w:r>
        </w:p>
        <w:p w14:paraId="1784409C" w14:textId="0EA53305" w:rsidR="008148A9" w:rsidRPr="00B310DD" w:rsidRDefault="001B4D4F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146" w:author="Hitech" w:date="2025-06-20T21:48:00Z">
                <w:rPr>
                  <w:rFonts w:eastAsiaTheme="minorEastAsia"/>
                  <w:noProof/>
                  <w:lang w:eastAsia="ru-RU"/>
                </w:rPr>
              </w:rPrChange>
            </w:rPr>
          </w:pP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147" w:author="Hitech" w:date="2025-06-20T21:48:00Z">
                <w:rPr/>
              </w:rPrChange>
            </w:rPr>
            <w:fldChar w:fldCharType="begin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148" w:author="Hitech" w:date="2025-06-20T21:48:00Z">
                <w:rPr/>
              </w:rPrChange>
            </w:rPr>
            <w:instrText xml:space="preserve"> HYPERLINK \l "_Toc199780911" </w:instrText>
          </w:r>
          <w:ins w:id="149" w:author="Hitech" w:date="2025-06-20T21:48:00Z">
            <w:r w:rsidR="00B310DD" w:rsidRPr="00B310DD">
              <w:rPr>
                <w:rFonts w:ascii="Times New Roman" w:hAnsi="Times New Roman" w:cs="Times New Roman"/>
                <w:noProof/>
                <w:sz w:val="28"/>
                <w:szCs w:val="28"/>
                <w:rPrChange w:id="150" w:author="Hitech" w:date="2025-06-20T21:48:00Z">
                  <w:rPr>
                    <w:rFonts w:ascii="Times New Roman" w:hAnsi="Times New Roman" w:cs="Times New Roman"/>
                    <w:noProof/>
                    <w:sz w:val="28"/>
                    <w:szCs w:val="28"/>
                  </w:rPr>
                </w:rPrChange>
              </w:rPr>
            </w:r>
          </w:ins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151" w:author="Hitech" w:date="2025-06-20T21:48:00Z">
                <w:rPr/>
              </w:rPrChange>
            </w:rPr>
            <w:fldChar w:fldCharType="separate"/>
          </w:r>
          <w:r w:rsidR="008148A9" w:rsidRPr="00B310DD">
            <w:rPr>
              <w:rStyle w:val="a6"/>
              <w:rFonts w:ascii="Times New Roman" w:hAnsi="Times New Roman" w:cs="Times New Roman"/>
              <w:noProof/>
              <w:sz w:val="28"/>
              <w:szCs w:val="28"/>
              <w:rPrChange w:id="152" w:author="Hitech" w:date="2025-06-20T21:48:00Z">
                <w:rPr>
                  <w:rStyle w:val="a6"/>
                  <w:noProof/>
                </w:rPr>
              </w:rPrChange>
            </w:rPr>
            <w:t>2.2 Руководство пользователя</w: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53" w:author="Hitech" w:date="2025-06-20T21:48:00Z">
                <w:rPr>
                  <w:noProof/>
                  <w:webHidden/>
                </w:rPr>
              </w:rPrChange>
            </w:rPr>
            <w:tab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54" w:author="Hitech" w:date="2025-06-20T21:48:00Z">
                <w:rPr>
                  <w:noProof/>
                  <w:webHidden/>
                </w:rPr>
              </w:rPrChange>
            </w:rPr>
            <w:fldChar w:fldCharType="begin"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55" w:author="Hitech" w:date="2025-06-20T21:48:00Z">
                <w:rPr>
                  <w:noProof/>
                  <w:webHidden/>
                </w:rPr>
              </w:rPrChange>
            </w:rPr>
            <w:instrText xml:space="preserve"> PAGEREF _Toc199780911 \h </w:instrTex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56" w:author="Hitech" w:date="2025-06-20T21:48:00Z">
                <w:rPr>
                  <w:noProof/>
                  <w:webHidden/>
                </w:rPr>
              </w:rPrChange>
            </w:rPr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57" w:author="Hitech" w:date="2025-06-20T21:48:00Z">
                <w:rPr>
                  <w:noProof/>
                  <w:webHidden/>
                </w:rPr>
              </w:rPrChange>
            </w:rPr>
            <w:fldChar w:fldCharType="separate"/>
          </w:r>
          <w:ins w:id="158" w:author="Hitech" w:date="2025-06-20T21:48:00Z">
            <w:r w:rsidR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</w:ins>
          <w:del w:id="159" w:author="Hitech" w:date="2025-06-20T21:48:00Z">
            <w:r w:rsidR="00DC07F8" w:rsidRPr="00B310DD" w:rsidDel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60" w:author="Hitech" w:date="2025-06-20T21:48:00Z">
                  <w:rPr>
                    <w:noProof/>
                    <w:webHidden/>
                  </w:rPr>
                </w:rPrChange>
              </w:rPr>
              <w:delText>12</w:delText>
            </w:r>
          </w:del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61" w:author="Hitech" w:date="2025-06-20T21:48:00Z">
                <w:rPr>
                  <w:noProof/>
                  <w:webHidden/>
                </w:rPr>
              </w:rPrChange>
            </w:rPr>
            <w:fldChar w:fldCharType="end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162" w:author="Hitech" w:date="2025-06-20T21:48:00Z">
                <w:rPr>
                  <w:noProof/>
                </w:rPr>
              </w:rPrChange>
            </w:rPr>
            <w:fldChar w:fldCharType="end"/>
          </w:r>
        </w:p>
        <w:p w14:paraId="47AF6B13" w14:textId="7082EB43" w:rsidR="008148A9" w:rsidRPr="00B310DD" w:rsidRDefault="001B4D4F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163" w:author="Hitech" w:date="2025-06-20T21:48:00Z">
                <w:rPr>
                  <w:rFonts w:eastAsiaTheme="minorEastAsia"/>
                  <w:noProof/>
                  <w:lang w:eastAsia="ru-RU"/>
                </w:rPr>
              </w:rPrChange>
            </w:rPr>
          </w:pP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164" w:author="Hitech" w:date="2025-06-20T21:48:00Z">
                <w:rPr/>
              </w:rPrChange>
            </w:rPr>
            <w:fldChar w:fldCharType="begin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165" w:author="Hitech" w:date="2025-06-20T21:48:00Z">
                <w:rPr/>
              </w:rPrChange>
            </w:rPr>
            <w:instrText xml:space="preserve"> HYPERLINK \l "_Toc199780912" </w:instrText>
          </w:r>
          <w:ins w:id="166" w:author="Hitech" w:date="2025-06-20T21:48:00Z">
            <w:r w:rsidR="00B310DD" w:rsidRPr="00B310DD">
              <w:rPr>
                <w:rFonts w:ascii="Times New Roman" w:hAnsi="Times New Roman" w:cs="Times New Roman"/>
                <w:noProof/>
                <w:sz w:val="28"/>
                <w:szCs w:val="28"/>
                <w:rPrChange w:id="167" w:author="Hitech" w:date="2025-06-20T21:48:00Z">
                  <w:rPr>
                    <w:rFonts w:ascii="Times New Roman" w:hAnsi="Times New Roman" w:cs="Times New Roman"/>
                    <w:noProof/>
                    <w:sz w:val="28"/>
                    <w:szCs w:val="28"/>
                  </w:rPr>
                </w:rPrChange>
              </w:rPr>
            </w:r>
          </w:ins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168" w:author="Hitech" w:date="2025-06-20T21:48:00Z">
                <w:rPr/>
              </w:rPrChange>
            </w:rPr>
            <w:fldChar w:fldCharType="separate"/>
          </w:r>
          <w:r w:rsidR="008148A9" w:rsidRPr="00B310DD">
            <w:rPr>
              <w:rStyle w:val="a6"/>
              <w:rFonts w:ascii="Times New Roman" w:hAnsi="Times New Roman" w:cs="Times New Roman"/>
              <w:noProof/>
              <w:sz w:val="28"/>
              <w:szCs w:val="28"/>
              <w:rPrChange w:id="169" w:author="Hitech" w:date="2025-06-20T21:48:00Z">
                <w:rPr>
                  <w:rStyle w:val="a6"/>
                  <w:noProof/>
                </w:rPr>
              </w:rPrChange>
            </w:rPr>
            <w:t>2.3</w:t>
          </w:r>
          <w:r w:rsidR="008148A9" w:rsidRPr="00B310DD"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170" w:author="Hitech" w:date="2025-06-20T21:48:00Z">
                <w:rPr>
                  <w:rFonts w:eastAsiaTheme="minorEastAsia"/>
                  <w:noProof/>
                  <w:lang w:eastAsia="ru-RU"/>
                </w:rPr>
              </w:rPrChange>
            </w:rPr>
            <w:t xml:space="preserve"> </w:t>
          </w:r>
          <w:r w:rsidR="008148A9" w:rsidRPr="00B310DD">
            <w:rPr>
              <w:rStyle w:val="a6"/>
              <w:rFonts w:ascii="Times New Roman" w:hAnsi="Times New Roman" w:cs="Times New Roman"/>
              <w:noProof/>
              <w:sz w:val="28"/>
              <w:szCs w:val="28"/>
              <w:rPrChange w:id="171" w:author="Hitech" w:date="2025-06-20T21:48:00Z">
                <w:rPr>
                  <w:rStyle w:val="a6"/>
                  <w:noProof/>
                </w:rPr>
              </w:rPrChange>
            </w:rPr>
            <w:t>Руководство программиста</w: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72" w:author="Hitech" w:date="2025-06-20T21:48:00Z">
                <w:rPr>
                  <w:noProof/>
                  <w:webHidden/>
                </w:rPr>
              </w:rPrChange>
            </w:rPr>
            <w:tab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73" w:author="Hitech" w:date="2025-06-20T21:48:00Z">
                <w:rPr>
                  <w:noProof/>
                  <w:webHidden/>
                </w:rPr>
              </w:rPrChange>
            </w:rPr>
            <w:fldChar w:fldCharType="begin"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74" w:author="Hitech" w:date="2025-06-20T21:48:00Z">
                <w:rPr>
                  <w:noProof/>
                  <w:webHidden/>
                </w:rPr>
              </w:rPrChange>
            </w:rPr>
            <w:instrText xml:space="preserve"> PAGEREF _Toc199780912 \h </w:instrTex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75" w:author="Hitech" w:date="2025-06-20T21:48:00Z">
                <w:rPr>
                  <w:noProof/>
                  <w:webHidden/>
                </w:rPr>
              </w:rPrChange>
            </w:rPr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76" w:author="Hitech" w:date="2025-06-20T21:48:00Z">
                <w:rPr>
                  <w:noProof/>
                  <w:webHidden/>
                </w:rPr>
              </w:rPrChange>
            </w:rPr>
            <w:fldChar w:fldCharType="separate"/>
          </w:r>
          <w:ins w:id="177" w:author="Hitech" w:date="2025-06-20T21:48:00Z">
            <w:r w:rsidR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</w:ins>
          <w:del w:id="178" w:author="Hitech" w:date="2025-06-20T21:48:00Z">
            <w:r w:rsidR="00DC07F8" w:rsidRPr="00B310DD" w:rsidDel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79" w:author="Hitech" w:date="2025-06-20T21:48:00Z">
                  <w:rPr>
                    <w:noProof/>
                    <w:webHidden/>
                  </w:rPr>
                </w:rPrChange>
              </w:rPr>
              <w:delText>18</w:delText>
            </w:r>
          </w:del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80" w:author="Hitech" w:date="2025-06-20T21:48:00Z">
                <w:rPr>
                  <w:noProof/>
                  <w:webHidden/>
                </w:rPr>
              </w:rPrChange>
            </w:rPr>
            <w:fldChar w:fldCharType="end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181" w:author="Hitech" w:date="2025-06-20T21:48:00Z">
                <w:rPr>
                  <w:noProof/>
                </w:rPr>
              </w:rPrChange>
            </w:rPr>
            <w:fldChar w:fldCharType="end"/>
          </w:r>
        </w:p>
        <w:p w14:paraId="2FAB9FE7" w14:textId="2EE466A9" w:rsidR="008148A9" w:rsidRPr="00B310DD" w:rsidRDefault="001B4D4F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182" w:author="Hitech" w:date="2025-06-20T21:48:00Z">
                <w:rPr>
                  <w:rFonts w:eastAsiaTheme="minorEastAsia"/>
                  <w:noProof/>
                  <w:lang w:eastAsia="ru-RU"/>
                </w:rPr>
              </w:rPrChange>
            </w:rPr>
          </w:pP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183" w:author="Hitech" w:date="2025-06-20T21:48:00Z">
                <w:rPr/>
              </w:rPrChange>
            </w:rPr>
            <w:fldChar w:fldCharType="begin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184" w:author="Hitech" w:date="2025-06-20T21:48:00Z">
                <w:rPr/>
              </w:rPrChange>
            </w:rPr>
            <w:instrText xml:space="preserve"> HYPERLINK \l "_Toc199780913" </w:instrText>
          </w:r>
          <w:ins w:id="185" w:author="Hitech" w:date="2025-06-20T21:48:00Z">
            <w:r w:rsidR="00B310DD" w:rsidRPr="00B310DD">
              <w:rPr>
                <w:rFonts w:ascii="Times New Roman" w:hAnsi="Times New Roman" w:cs="Times New Roman"/>
                <w:noProof/>
                <w:sz w:val="28"/>
                <w:szCs w:val="28"/>
                <w:rPrChange w:id="186" w:author="Hitech" w:date="2025-06-20T21:48:00Z">
                  <w:rPr>
                    <w:rFonts w:ascii="Times New Roman" w:hAnsi="Times New Roman" w:cs="Times New Roman"/>
                    <w:noProof/>
                    <w:sz w:val="28"/>
                    <w:szCs w:val="28"/>
                  </w:rPr>
                </w:rPrChange>
              </w:rPr>
            </w:r>
          </w:ins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187" w:author="Hitech" w:date="2025-06-20T21:48:00Z">
                <w:rPr/>
              </w:rPrChange>
            </w:rPr>
            <w:fldChar w:fldCharType="separate"/>
          </w:r>
          <w:r w:rsidR="008148A9" w:rsidRPr="00B310DD">
            <w:rPr>
              <w:rStyle w:val="a6"/>
              <w:rFonts w:ascii="Times New Roman" w:hAnsi="Times New Roman" w:cs="Times New Roman"/>
              <w:noProof/>
              <w:sz w:val="28"/>
              <w:szCs w:val="28"/>
              <w:rPrChange w:id="188" w:author="Hitech" w:date="2025-06-20T21:48:00Z">
                <w:rPr>
                  <w:rStyle w:val="a6"/>
                  <w:noProof/>
                </w:rPr>
              </w:rPrChange>
            </w:rPr>
            <w:t>ЗАКЛЮЧЕНИЕ</w: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89" w:author="Hitech" w:date="2025-06-20T21:48:00Z">
                <w:rPr>
                  <w:noProof/>
                  <w:webHidden/>
                </w:rPr>
              </w:rPrChange>
            </w:rPr>
            <w:tab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90" w:author="Hitech" w:date="2025-06-20T21:48:00Z">
                <w:rPr>
                  <w:noProof/>
                  <w:webHidden/>
                </w:rPr>
              </w:rPrChange>
            </w:rPr>
            <w:fldChar w:fldCharType="begin"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91" w:author="Hitech" w:date="2025-06-20T21:48:00Z">
                <w:rPr>
                  <w:noProof/>
                  <w:webHidden/>
                </w:rPr>
              </w:rPrChange>
            </w:rPr>
            <w:instrText xml:space="preserve"> PAGEREF _Toc199780913 \h </w:instrTex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92" w:author="Hitech" w:date="2025-06-20T21:48:00Z">
                <w:rPr>
                  <w:noProof/>
                  <w:webHidden/>
                </w:rPr>
              </w:rPrChange>
            </w:rPr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93" w:author="Hitech" w:date="2025-06-20T21:48:00Z">
                <w:rPr>
                  <w:noProof/>
                  <w:webHidden/>
                </w:rPr>
              </w:rPrChange>
            </w:rPr>
            <w:fldChar w:fldCharType="separate"/>
          </w:r>
          <w:ins w:id="194" w:author="Hitech" w:date="2025-06-20T21:48:00Z">
            <w:r w:rsidR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</w:ins>
          <w:del w:id="195" w:author="Hitech" w:date="2025-06-20T21:48:00Z">
            <w:r w:rsidR="00DC07F8" w:rsidRPr="00B310DD" w:rsidDel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96" w:author="Hitech" w:date="2025-06-20T21:48:00Z">
                  <w:rPr>
                    <w:noProof/>
                    <w:webHidden/>
                  </w:rPr>
                </w:rPrChange>
              </w:rPr>
              <w:delText>21</w:delText>
            </w:r>
          </w:del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97" w:author="Hitech" w:date="2025-06-20T21:48:00Z">
                <w:rPr>
                  <w:noProof/>
                  <w:webHidden/>
                </w:rPr>
              </w:rPrChange>
            </w:rPr>
            <w:fldChar w:fldCharType="end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198" w:author="Hitech" w:date="2025-06-20T21:48:00Z">
                <w:rPr>
                  <w:noProof/>
                </w:rPr>
              </w:rPrChange>
            </w:rPr>
            <w:fldChar w:fldCharType="end"/>
          </w:r>
        </w:p>
        <w:p w14:paraId="66223F40" w14:textId="2CF0E238" w:rsidR="008148A9" w:rsidRPr="00B310DD" w:rsidRDefault="001B4D4F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199" w:author="Hitech" w:date="2025-06-20T21:48:00Z">
                <w:rPr>
                  <w:rFonts w:eastAsiaTheme="minorEastAsia"/>
                  <w:noProof/>
                  <w:lang w:eastAsia="ru-RU"/>
                </w:rPr>
              </w:rPrChange>
            </w:rPr>
          </w:pP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200" w:author="Hitech" w:date="2025-06-20T21:48:00Z">
                <w:rPr/>
              </w:rPrChange>
            </w:rPr>
            <w:fldChar w:fldCharType="begin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201" w:author="Hitech" w:date="2025-06-20T21:48:00Z">
                <w:rPr/>
              </w:rPrChange>
            </w:rPr>
            <w:instrText xml:space="preserve"> HYPERLINK \l "_Toc199780914" </w:instrText>
          </w:r>
          <w:ins w:id="202" w:author="Hitech" w:date="2025-06-20T21:48:00Z">
            <w:r w:rsidR="00B310DD" w:rsidRPr="00B310DD">
              <w:rPr>
                <w:rFonts w:ascii="Times New Roman" w:hAnsi="Times New Roman" w:cs="Times New Roman"/>
                <w:noProof/>
                <w:sz w:val="28"/>
                <w:szCs w:val="28"/>
                <w:rPrChange w:id="203" w:author="Hitech" w:date="2025-06-20T21:48:00Z">
                  <w:rPr>
                    <w:rFonts w:ascii="Times New Roman" w:hAnsi="Times New Roman" w:cs="Times New Roman"/>
                    <w:noProof/>
                    <w:sz w:val="28"/>
                    <w:szCs w:val="28"/>
                  </w:rPr>
                </w:rPrChange>
              </w:rPr>
            </w:r>
          </w:ins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204" w:author="Hitech" w:date="2025-06-20T21:48:00Z">
                <w:rPr/>
              </w:rPrChange>
            </w:rPr>
            <w:fldChar w:fldCharType="separate"/>
          </w:r>
          <w:r w:rsidR="008148A9" w:rsidRPr="00B310DD">
            <w:rPr>
              <w:rStyle w:val="a6"/>
              <w:rFonts w:ascii="Times New Roman" w:hAnsi="Times New Roman" w:cs="Times New Roman"/>
              <w:noProof/>
              <w:sz w:val="28"/>
              <w:szCs w:val="28"/>
              <w:rPrChange w:id="205" w:author="Hitech" w:date="2025-06-20T21:48:00Z">
                <w:rPr>
                  <w:rStyle w:val="a6"/>
                  <w:noProof/>
                </w:rPr>
              </w:rPrChange>
            </w:rPr>
            <w:t>СПИСОК ИСПОЛЬЗУЕМЫХ ИСТОЧНИКОВ</w: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206" w:author="Hitech" w:date="2025-06-20T21:48:00Z">
                <w:rPr>
                  <w:noProof/>
                  <w:webHidden/>
                </w:rPr>
              </w:rPrChange>
            </w:rPr>
            <w:tab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207" w:author="Hitech" w:date="2025-06-20T21:48:00Z">
                <w:rPr>
                  <w:noProof/>
                  <w:webHidden/>
                </w:rPr>
              </w:rPrChange>
            </w:rPr>
            <w:fldChar w:fldCharType="begin"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208" w:author="Hitech" w:date="2025-06-20T21:48:00Z">
                <w:rPr>
                  <w:noProof/>
                  <w:webHidden/>
                </w:rPr>
              </w:rPrChange>
            </w:rPr>
            <w:instrText xml:space="preserve"> PAGEREF _Toc199780914 \h </w:instrTex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209" w:author="Hitech" w:date="2025-06-20T21:48:00Z">
                <w:rPr>
                  <w:noProof/>
                  <w:webHidden/>
                </w:rPr>
              </w:rPrChange>
            </w:rPr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210" w:author="Hitech" w:date="2025-06-20T21:48:00Z">
                <w:rPr>
                  <w:noProof/>
                  <w:webHidden/>
                </w:rPr>
              </w:rPrChange>
            </w:rPr>
            <w:fldChar w:fldCharType="separate"/>
          </w:r>
          <w:ins w:id="211" w:author="Hitech" w:date="2025-06-20T21:48:00Z">
            <w:r w:rsidR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</w:ins>
          <w:del w:id="212" w:author="Hitech" w:date="2025-06-20T21:48:00Z">
            <w:r w:rsidR="00DC07F8" w:rsidRPr="00B310DD" w:rsidDel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213" w:author="Hitech" w:date="2025-06-20T21:48:00Z">
                  <w:rPr>
                    <w:noProof/>
                    <w:webHidden/>
                  </w:rPr>
                </w:rPrChange>
              </w:rPr>
              <w:delText>21</w:delText>
            </w:r>
          </w:del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214" w:author="Hitech" w:date="2025-06-20T21:48:00Z">
                <w:rPr>
                  <w:noProof/>
                  <w:webHidden/>
                </w:rPr>
              </w:rPrChange>
            </w:rPr>
            <w:fldChar w:fldCharType="end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215" w:author="Hitech" w:date="2025-06-20T21:48:00Z">
                <w:rPr>
                  <w:noProof/>
                </w:rPr>
              </w:rPrChange>
            </w:rPr>
            <w:fldChar w:fldCharType="end"/>
          </w:r>
        </w:p>
        <w:p w14:paraId="4AE16E63" w14:textId="57932DE4" w:rsidR="008148A9" w:rsidRPr="00B310DD" w:rsidRDefault="001B4D4F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216" w:author="Hitech" w:date="2025-06-20T21:48:00Z">
                <w:rPr>
                  <w:rFonts w:eastAsiaTheme="minorEastAsia"/>
                  <w:noProof/>
                  <w:lang w:eastAsia="ru-RU"/>
                </w:rPr>
              </w:rPrChange>
            </w:rPr>
          </w:pP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217" w:author="Hitech" w:date="2025-06-20T21:48:00Z">
                <w:rPr/>
              </w:rPrChange>
            </w:rPr>
            <w:fldChar w:fldCharType="begin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218" w:author="Hitech" w:date="2025-06-20T21:48:00Z">
                <w:rPr/>
              </w:rPrChange>
            </w:rPr>
            <w:instrText xml:space="preserve"> HYPERLINK \l "_Toc199780915" </w:instrText>
          </w:r>
          <w:ins w:id="219" w:author="Hitech" w:date="2025-06-20T21:48:00Z">
            <w:r w:rsidR="00B310DD" w:rsidRPr="00B310DD">
              <w:rPr>
                <w:rFonts w:ascii="Times New Roman" w:hAnsi="Times New Roman" w:cs="Times New Roman"/>
                <w:noProof/>
                <w:sz w:val="28"/>
                <w:szCs w:val="28"/>
                <w:rPrChange w:id="220" w:author="Hitech" w:date="2025-06-20T21:48:00Z">
                  <w:rPr>
                    <w:rFonts w:ascii="Times New Roman" w:hAnsi="Times New Roman" w:cs="Times New Roman"/>
                    <w:noProof/>
                    <w:sz w:val="28"/>
                    <w:szCs w:val="28"/>
                  </w:rPr>
                </w:rPrChange>
              </w:rPr>
            </w:r>
          </w:ins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221" w:author="Hitech" w:date="2025-06-20T21:48:00Z">
                <w:rPr/>
              </w:rPrChange>
            </w:rPr>
            <w:fldChar w:fldCharType="separate"/>
          </w:r>
          <w:r w:rsidR="008148A9" w:rsidRPr="00B310DD">
            <w:rPr>
              <w:rStyle w:val="a6"/>
              <w:rFonts w:ascii="Times New Roman" w:hAnsi="Times New Roman" w:cs="Times New Roman"/>
              <w:noProof/>
              <w:sz w:val="28"/>
              <w:szCs w:val="28"/>
              <w:rPrChange w:id="222" w:author="Hitech" w:date="2025-06-20T21:48:00Z">
                <w:rPr>
                  <w:rStyle w:val="a6"/>
                  <w:noProof/>
                </w:rPr>
              </w:rPrChange>
            </w:rPr>
            <w:t>ПРИЛОЖЕНИЕ</w:t>
          </w:r>
          <w:r w:rsidR="008148A9" w:rsidRPr="00B310DD">
            <w:rPr>
              <w:rStyle w:val="a6"/>
              <w:rFonts w:ascii="Times New Roman" w:hAnsi="Times New Roman" w:cs="Times New Roman"/>
              <w:noProof/>
              <w:sz w:val="28"/>
              <w:szCs w:val="28"/>
              <w:lang w:val="en-US"/>
              <w:rPrChange w:id="223" w:author="Hitech" w:date="2025-06-20T21:48:00Z">
                <w:rPr>
                  <w:rStyle w:val="a6"/>
                  <w:noProof/>
                  <w:lang w:val="en-US"/>
                </w:rPr>
              </w:rPrChange>
            </w:rPr>
            <w:t xml:space="preserve"> </w:t>
          </w:r>
          <w:r w:rsidR="008148A9" w:rsidRPr="00B310DD">
            <w:rPr>
              <w:rStyle w:val="a6"/>
              <w:rFonts w:ascii="Times New Roman" w:hAnsi="Times New Roman" w:cs="Times New Roman"/>
              <w:noProof/>
              <w:sz w:val="28"/>
              <w:szCs w:val="28"/>
              <w:rPrChange w:id="224" w:author="Hitech" w:date="2025-06-20T21:48:00Z">
                <w:rPr>
                  <w:rStyle w:val="a6"/>
                  <w:noProof/>
                </w:rPr>
              </w:rPrChange>
            </w:rPr>
            <w:t>А</w: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225" w:author="Hitech" w:date="2025-06-20T21:48:00Z">
                <w:rPr>
                  <w:noProof/>
                  <w:webHidden/>
                </w:rPr>
              </w:rPrChange>
            </w:rPr>
            <w:tab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226" w:author="Hitech" w:date="2025-06-20T21:48:00Z">
                <w:rPr>
                  <w:noProof/>
                  <w:webHidden/>
                </w:rPr>
              </w:rPrChange>
            </w:rPr>
            <w:fldChar w:fldCharType="begin"/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227" w:author="Hitech" w:date="2025-06-20T21:48:00Z">
                <w:rPr>
                  <w:noProof/>
                  <w:webHidden/>
                </w:rPr>
              </w:rPrChange>
            </w:rPr>
            <w:instrText xml:space="preserve"> PAGEREF _Toc199780915 \h </w:instrText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228" w:author="Hitech" w:date="2025-06-20T21:48:00Z">
                <w:rPr>
                  <w:noProof/>
                  <w:webHidden/>
                </w:rPr>
              </w:rPrChange>
            </w:rPr>
          </w:r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229" w:author="Hitech" w:date="2025-06-20T21:48:00Z">
                <w:rPr>
                  <w:noProof/>
                  <w:webHidden/>
                </w:rPr>
              </w:rPrChange>
            </w:rPr>
            <w:fldChar w:fldCharType="separate"/>
          </w:r>
          <w:ins w:id="230" w:author="Hitech" w:date="2025-06-20T21:48:00Z">
            <w:r w:rsidR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</w:ins>
          <w:del w:id="231" w:author="Hitech" w:date="2025-06-20T21:48:00Z">
            <w:r w:rsidR="00DC07F8" w:rsidRPr="00B310DD" w:rsidDel="00B310DD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232" w:author="Hitech" w:date="2025-06-20T21:48:00Z">
                  <w:rPr>
                    <w:noProof/>
                    <w:webHidden/>
                  </w:rPr>
                </w:rPrChange>
              </w:rPr>
              <w:delText>25</w:delText>
            </w:r>
          </w:del>
          <w:r w:rsidR="008148A9" w:rsidRPr="00B310DD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233" w:author="Hitech" w:date="2025-06-20T21:48:00Z">
                <w:rPr>
                  <w:noProof/>
                  <w:webHidden/>
                </w:rPr>
              </w:rPrChange>
            </w:rPr>
            <w:fldChar w:fldCharType="end"/>
          </w:r>
          <w:r w:rsidRPr="00B310DD">
            <w:rPr>
              <w:rFonts w:ascii="Times New Roman" w:hAnsi="Times New Roman" w:cs="Times New Roman"/>
              <w:noProof/>
              <w:sz w:val="28"/>
              <w:szCs w:val="28"/>
              <w:rPrChange w:id="234" w:author="Hitech" w:date="2025-06-20T21:48:00Z">
                <w:rPr>
                  <w:noProof/>
                </w:rPr>
              </w:rPrChange>
            </w:rPr>
            <w:fldChar w:fldCharType="end"/>
          </w:r>
        </w:p>
        <w:p w14:paraId="4554BAA2" w14:textId="77777777" w:rsidR="005D3C2F" w:rsidRPr="00115119" w:rsidRDefault="005D3C2F">
          <w:pPr>
            <w:rPr>
              <w:rFonts w:ascii="Times New Roman" w:hAnsi="Times New Roman" w:cs="Times New Roman"/>
              <w:sz w:val="28"/>
              <w:szCs w:val="28"/>
            </w:rPr>
          </w:pPr>
          <w:r w:rsidRPr="00B310DD">
            <w:rPr>
              <w:rFonts w:ascii="Times New Roman" w:hAnsi="Times New Roman" w:cs="Times New Roman"/>
              <w:b/>
              <w:bCs/>
              <w:sz w:val="28"/>
              <w:szCs w:val="28"/>
              <w:rPrChange w:id="235" w:author="Hitech" w:date="2025-06-20T21:48:00Z">
                <w:rPr>
                  <w:rFonts w:ascii="Times New Roman" w:hAnsi="Times New Roman" w:cs="Times New Roman"/>
                  <w:b/>
                  <w:bCs/>
                  <w:sz w:val="28"/>
                  <w:szCs w:val="28"/>
                </w:rPr>
              </w:rPrChange>
            </w:rPr>
            <w:fldChar w:fldCharType="end"/>
          </w:r>
        </w:p>
      </w:sdtContent>
    </w:sdt>
    <w:p w14:paraId="5E88BD8E" w14:textId="77777777" w:rsidR="005D3C2F" w:rsidRDefault="005D3C2F" w:rsidP="005D3C2F"/>
    <w:p w14:paraId="3EDCCF39" w14:textId="77777777" w:rsidR="0027370C" w:rsidRDefault="0027370C" w:rsidP="0027370C"/>
    <w:p w14:paraId="380680FE" w14:textId="77777777" w:rsidR="0027370C" w:rsidRPr="008148A9" w:rsidRDefault="0027370C" w:rsidP="0027370C">
      <w:pPr>
        <w:rPr>
          <w:lang w:val="en-US"/>
        </w:rPr>
      </w:pPr>
    </w:p>
    <w:p w14:paraId="6C8F6E75" w14:textId="77777777" w:rsidR="0027370C" w:rsidRDefault="0027370C" w:rsidP="0027370C"/>
    <w:p w14:paraId="558D64B5" w14:textId="77777777" w:rsidR="0027370C" w:rsidRDefault="0027370C" w:rsidP="0027370C"/>
    <w:p w14:paraId="2C5D444E" w14:textId="77777777" w:rsidR="0027370C" w:rsidRDefault="0027370C" w:rsidP="0027370C"/>
    <w:p w14:paraId="111221EE" w14:textId="77777777" w:rsidR="0027370C" w:rsidRDefault="0027370C" w:rsidP="0027370C"/>
    <w:p w14:paraId="7FAC66C6" w14:textId="77777777" w:rsidR="0027370C" w:rsidRDefault="0027370C" w:rsidP="0027370C"/>
    <w:p w14:paraId="13EFA66E" w14:textId="77777777" w:rsidR="0027370C" w:rsidRDefault="0027370C" w:rsidP="0027370C"/>
    <w:p w14:paraId="6BD07E09" w14:textId="77777777" w:rsidR="0027370C" w:rsidRDefault="0027370C" w:rsidP="0027370C"/>
    <w:p w14:paraId="38800253" w14:textId="77777777" w:rsidR="0027370C" w:rsidRPr="0027370C" w:rsidRDefault="0027370C" w:rsidP="0027370C"/>
    <w:p w14:paraId="21E60917" w14:textId="77777777" w:rsidR="0027370C" w:rsidDel="00B310DD" w:rsidRDefault="0027370C" w:rsidP="0027370C">
      <w:pPr>
        <w:rPr>
          <w:del w:id="236" w:author="Hitech" w:date="2025-06-20T21:49:00Z"/>
        </w:rPr>
      </w:pPr>
    </w:p>
    <w:p w14:paraId="10F77028" w14:textId="77777777" w:rsidR="00962055" w:rsidDel="00B310DD" w:rsidRDefault="00962055" w:rsidP="00F25940">
      <w:pPr>
        <w:pStyle w:val="1"/>
        <w:spacing w:before="0"/>
        <w:ind w:firstLine="709"/>
        <w:rPr>
          <w:del w:id="237" w:author="Hitech" w:date="2025-06-20T21:49:00Z"/>
          <w:rFonts w:asciiTheme="minorHAnsi" w:eastAsiaTheme="minorHAnsi" w:hAnsiTheme="minorHAnsi" w:cstheme="minorBidi"/>
          <w:b w:val="0"/>
          <w:color w:val="auto"/>
          <w:sz w:val="22"/>
          <w:szCs w:val="22"/>
        </w:rPr>
      </w:pPr>
      <w:bookmarkStart w:id="238" w:name="_Toc199780903"/>
    </w:p>
    <w:p w14:paraId="7F9655DD" w14:textId="77777777" w:rsidR="00962055" w:rsidDel="00B310DD" w:rsidRDefault="00962055" w:rsidP="00962055">
      <w:pPr>
        <w:rPr>
          <w:del w:id="239" w:author="Hitech" w:date="2025-06-20T21:49:00Z"/>
        </w:rPr>
      </w:pPr>
    </w:p>
    <w:p w14:paraId="45690D59" w14:textId="77777777" w:rsidR="00962055" w:rsidRPr="00962055" w:rsidRDefault="00962055" w:rsidP="00962055"/>
    <w:p w14:paraId="6A31F828" w14:textId="77777777" w:rsidR="005152AD" w:rsidRPr="005D3C2F" w:rsidRDefault="005D3C2F" w:rsidP="00F25940">
      <w:pPr>
        <w:pStyle w:val="1"/>
        <w:spacing w:before="0"/>
        <w:ind w:firstLine="709"/>
      </w:pPr>
      <w:r w:rsidRPr="005D3C2F">
        <w:lastRenderedPageBreak/>
        <w:t>ВВЕДЕНИЕ</w:t>
      </w:r>
      <w:bookmarkEnd w:id="238"/>
    </w:p>
    <w:p w14:paraId="1A09F4CB" w14:textId="77777777" w:rsidR="00F25940" w:rsidRPr="00F25940" w:rsidRDefault="00F25940" w:rsidP="00F25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940">
        <w:rPr>
          <w:rFonts w:ascii="Times New Roman" w:hAnsi="Times New Roman" w:cs="Times New Roman"/>
          <w:sz w:val="28"/>
          <w:szCs w:val="28"/>
        </w:rPr>
        <w:t>Сегодня всё больше сфер деятельности переходит на автоматизированное управление. Образовательные учреждения — не исключение. Использование компьютерных программ помогает упростить работу сотрудников, сделать её быстрее и точнее.</w:t>
      </w:r>
    </w:p>
    <w:p w14:paraId="0B00D68F" w14:textId="77777777" w:rsidR="00F25940" w:rsidRPr="00F25940" w:rsidRDefault="00F25940" w:rsidP="00F25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940">
        <w:rPr>
          <w:rFonts w:ascii="Times New Roman" w:hAnsi="Times New Roman" w:cs="Times New Roman"/>
          <w:sz w:val="28"/>
          <w:szCs w:val="28"/>
        </w:rPr>
        <w:t>Методический отдел института выполняет важную роль в планировании и учёте учебного процесса. Сотрудники отдела работают с большим количеством информации: дисциплинами, кафедрами, учебными планами, семестрами, видами занятий и отчетности. Ведение таких данных вручную требует много времени и сил, а также увеличивает риск ошибок. Поэтому создание специальной программной системы для автоматизации этих задач является актуальной и полезной.</w:t>
      </w:r>
    </w:p>
    <w:p w14:paraId="3A33D203" w14:textId="01F3FBBD" w:rsidR="00783DD3" w:rsidRPr="00783DD3" w:rsidRDefault="001B4D4F" w:rsidP="00783D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ins w:id="240" w:author="Hitech" w:date="2025-06-20T19:11:00Z">
        <w:r>
          <w:rPr>
            <w:rFonts w:ascii="Times New Roman" w:hAnsi="Times New Roman" w:cs="Times New Roman"/>
            <w:sz w:val="28"/>
            <w:szCs w:val="28"/>
          </w:rPr>
          <w:t>Пр</w:t>
        </w:r>
      </w:ins>
      <w:del w:id="241" w:author="Hitech" w:date="2025-06-20T19:11:00Z">
        <w:r w:rsidR="00783DD3" w:rsidRPr="00783DD3" w:rsidDel="001B4D4F">
          <w:rPr>
            <w:rFonts w:ascii="Times New Roman" w:hAnsi="Times New Roman" w:cs="Times New Roman"/>
            <w:sz w:val="28"/>
            <w:szCs w:val="28"/>
          </w:rPr>
          <w:delText>Будущая пр</w:delText>
        </w:r>
      </w:del>
      <w:r w:rsidR="00783DD3" w:rsidRPr="00783DD3">
        <w:rPr>
          <w:rFonts w:ascii="Times New Roman" w:hAnsi="Times New Roman" w:cs="Times New Roman"/>
          <w:sz w:val="28"/>
          <w:szCs w:val="28"/>
        </w:rPr>
        <w:t>ограмма позвол</w:t>
      </w:r>
      <w:ins w:id="242" w:author="Hitech" w:date="2025-06-20T19:32:00Z">
        <w:r w:rsidR="00BB1850">
          <w:rPr>
            <w:rFonts w:ascii="Times New Roman" w:hAnsi="Times New Roman" w:cs="Times New Roman"/>
            <w:sz w:val="28"/>
            <w:szCs w:val="28"/>
          </w:rPr>
          <w:t>яет</w:t>
        </w:r>
      </w:ins>
      <w:del w:id="243" w:author="Hitech" w:date="2025-06-20T19:32:00Z">
        <w:r w:rsidR="00783DD3" w:rsidRPr="00783DD3" w:rsidDel="00BB1850">
          <w:rPr>
            <w:rFonts w:ascii="Times New Roman" w:hAnsi="Times New Roman" w:cs="Times New Roman"/>
            <w:sz w:val="28"/>
            <w:szCs w:val="28"/>
          </w:rPr>
          <w:delText>ит</w:delText>
        </w:r>
      </w:del>
      <w:r w:rsidR="00783DD3" w:rsidRPr="00783DD3">
        <w:rPr>
          <w:rFonts w:ascii="Times New Roman" w:hAnsi="Times New Roman" w:cs="Times New Roman"/>
          <w:sz w:val="28"/>
          <w:szCs w:val="28"/>
        </w:rPr>
        <w:t xml:space="preserve"> хранить данные о дисциплинах, кафедрах, специальностях и учебной нагрузке, а также формир</w:t>
      </w:r>
      <w:ins w:id="244" w:author="Hitech" w:date="2025-06-20T19:32:00Z">
        <w:r w:rsidR="00BB1850">
          <w:rPr>
            <w:rFonts w:ascii="Times New Roman" w:hAnsi="Times New Roman" w:cs="Times New Roman"/>
            <w:sz w:val="28"/>
            <w:szCs w:val="28"/>
          </w:rPr>
          <w:t>ует</w:t>
        </w:r>
      </w:ins>
      <w:del w:id="245" w:author="Hitech" w:date="2025-06-20T19:32:00Z">
        <w:r w:rsidR="00783DD3" w:rsidRPr="00783DD3" w:rsidDel="00BB1850">
          <w:rPr>
            <w:rFonts w:ascii="Times New Roman" w:hAnsi="Times New Roman" w:cs="Times New Roman"/>
            <w:sz w:val="28"/>
            <w:szCs w:val="28"/>
          </w:rPr>
          <w:delText>овать</w:delText>
        </w:r>
      </w:del>
      <w:r w:rsidR="00783DD3" w:rsidRPr="00783DD3">
        <w:rPr>
          <w:rFonts w:ascii="Times New Roman" w:hAnsi="Times New Roman" w:cs="Times New Roman"/>
          <w:sz w:val="28"/>
          <w:szCs w:val="28"/>
        </w:rPr>
        <w:t xml:space="preserve"> различные отчёты. Это упростит повседневную работу методиста и сделает её более эффективной.</w:t>
      </w:r>
    </w:p>
    <w:p w14:paraId="710CA16B" w14:textId="5F6DF695" w:rsidR="00783DD3" w:rsidRPr="00783DD3" w:rsidRDefault="00783DD3" w:rsidP="00783D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DD3">
        <w:rPr>
          <w:rFonts w:ascii="Times New Roman" w:hAnsi="Times New Roman" w:cs="Times New Roman"/>
          <w:sz w:val="28"/>
          <w:szCs w:val="28"/>
        </w:rPr>
        <w:t>Разработка</w:t>
      </w:r>
      <w:del w:id="246" w:author="Hitech" w:date="2025-06-20T19:32:00Z">
        <w:r w:rsidRPr="00783DD3" w:rsidDel="00BB1850">
          <w:rPr>
            <w:rFonts w:ascii="Times New Roman" w:hAnsi="Times New Roman" w:cs="Times New Roman"/>
            <w:sz w:val="28"/>
            <w:szCs w:val="28"/>
          </w:rPr>
          <w:delText xml:space="preserve"> будет</w:delText>
        </w:r>
      </w:del>
      <w:r w:rsidRPr="00783DD3">
        <w:rPr>
          <w:rFonts w:ascii="Times New Roman" w:hAnsi="Times New Roman" w:cs="Times New Roman"/>
          <w:sz w:val="28"/>
          <w:szCs w:val="28"/>
        </w:rPr>
        <w:t xml:space="preserve"> ве</w:t>
      </w:r>
      <w:ins w:id="247" w:author="Hitech" w:date="2025-06-20T19:32:00Z">
        <w:r w:rsidR="00BB1850">
          <w:rPr>
            <w:rFonts w:ascii="Times New Roman" w:hAnsi="Times New Roman" w:cs="Times New Roman"/>
            <w:sz w:val="28"/>
            <w:szCs w:val="28"/>
          </w:rPr>
          <w:t>лась</w:t>
        </w:r>
      </w:ins>
      <w:del w:id="248" w:author="Hitech" w:date="2025-06-20T19:32:00Z">
        <w:r w:rsidRPr="00783DD3" w:rsidDel="00BB1850">
          <w:rPr>
            <w:rFonts w:ascii="Times New Roman" w:hAnsi="Times New Roman" w:cs="Times New Roman"/>
            <w:sz w:val="28"/>
            <w:szCs w:val="28"/>
          </w:rPr>
          <w:delText>стись</w:delText>
        </w:r>
      </w:del>
      <w:r w:rsidRPr="00783DD3">
        <w:rPr>
          <w:rFonts w:ascii="Times New Roman" w:hAnsi="Times New Roman" w:cs="Times New Roman"/>
          <w:sz w:val="28"/>
          <w:szCs w:val="28"/>
        </w:rPr>
        <w:t xml:space="preserve"> с использованием языка программирования </w:t>
      </w:r>
      <w:r w:rsidRPr="00783DD3">
        <w:rPr>
          <w:rFonts w:ascii="Times New Roman" w:hAnsi="Times New Roman" w:cs="Times New Roman"/>
          <w:b/>
          <w:bCs/>
          <w:sz w:val="28"/>
          <w:szCs w:val="28"/>
        </w:rPr>
        <w:t>C#</w:t>
      </w:r>
      <w:r w:rsidRPr="00783DD3">
        <w:rPr>
          <w:rFonts w:ascii="Times New Roman" w:hAnsi="Times New Roman" w:cs="Times New Roman"/>
          <w:sz w:val="28"/>
          <w:szCs w:val="28"/>
        </w:rPr>
        <w:t>. Этот язык широко применяется при создании прикладных программ, так как поддерживает объектно-ориентированный подход, имеет большое количество встроенных библиотек и хорошо подходи</w:t>
      </w:r>
      <w:ins w:id="249" w:author="Hitech" w:date="2025-06-20T19:32:00Z">
        <w:r w:rsidR="00BB1850">
          <w:rPr>
            <w:rFonts w:ascii="Times New Roman" w:hAnsi="Times New Roman" w:cs="Times New Roman"/>
            <w:sz w:val="28"/>
            <w:szCs w:val="28"/>
          </w:rPr>
          <w:t>т</w:t>
        </w:r>
      </w:ins>
      <w:del w:id="250" w:author="Hitech" w:date="2025-06-20T19:32:00Z">
        <w:r w:rsidRPr="00783DD3" w:rsidDel="00BB1850">
          <w:rPr>
            <w:rFonts w:ascii="Times New Roman" w:hAnsi="Times New Roman" w:cs="Times New Roman"/>
            <w:sz w:val="28"/>
            <w:szCs w:val="28"/>
          </w:rPr>
          <w:delText>т</w:delText>
        </w:r>
      </w:del>
      <w:r w:rsidRPr="00783DD3">
        <w:rPr>
          <w:rFonts w:ascii="Times New Roman" w:hAnsi="Times New Roman" w:cs="Times New Roman"/>
          <w:sz w:val="28"/>
          <w:szCs w:val="28"/>
        </w:rPr>
        <w:t xml:space="preserve"> для создания удобных пользовательских интерфейсов. В работе </w:t>
      </w:r>
      <w:del w:id="251" w:author="Hitech" w:date="2025-06-20T19:33:00Z">
        <w:r w:rsidRPr="00783DD3" w:rsidDel="00BB1850">
          <w:rPr>
            <w:rFonts w:ascii="Times New Roman" w:hAnsi="Times New Roman" w:cs="Times New Roman"/>
            <w:sz w:val="28"/>
            <w:szCs w:val="28"/>
          </w:rPr>
          <w:delText xml:space="preserve">будет </w:delText>
        </w:r>
      </w:del>
      <w:r w:rsidRPr="00783DD3">
        <w:rPr>
          <w:rFonts w:ascii="Times New Roman" w:hAnsi="Times New Roman" w:cs="Times New Roman"/>
          <w:sz w:val="28"/>
          <w:szCs w:val="28"/>
        </w:rPr>
        <w:t xml:space="preserve">использована версия </w:t>
      </w:r>
      <w:r w:rsidRPr="00783DD3">
        <w:rPr>
          <w:rFonts w:ascii="Times New Roman" w:hAnsi="Times New Roman" w:cs="Times New Roman"/>
          <w:b/>
          <w:bCs/>
          <w:sz w:val="28"/>
          <w:szCs w:val="28"/>
        </w:rPr>
        <w:t>C# 7.3</w:t>
      </w:r>
      <w:r w:rsidRPr="00783DD3">
        <w:rPr>
          <w:rFonts w:ascii="Times New Roman" w:hAnsi="Times New Roman" w:cs="Times New Roman"/>
          <w:sz w:val="28"/>
          <w:szCs w:val="28"/>
        </w:rPr>
        <w:t>, которая соответствует требованиям образовательной среды и обеспечивает совместимость с популярными инструментами разработки.</w:t>
      </w:r>
    </w:p>
    <w:p w14:paraId="0C996808" w14:textId="77777777" w:rsidR="00F25940" w:rsidRPr="00F25940" w:rsidRDefault="00F25940" w:rsidP="00F25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940">
        <w:rPr>
          <w:rFonts w:ascii="Times New Roman" w:hAnsi="Times New Roman" w:cs="Times New Roman"/>
          <w:sz w:val="28"/>
          <w:szCs w:val="28"/>
        </w:rPr>
        <w:t>Целью данной курсовой работы является разработка программной системы, которая будет помогать сотруднику методического отдела института в его повседневной работе.</w:t>
      </w:r>
    </w:p>
    <w:p w14:paraId="7438AC95" w14:textId="77777777" w:rsidR="00F25940" w:rsidRPr="00F25940" w:rsidRDefault="00F25940" w:rsidP="00F25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940">
        <w:rPr>
          <w:rFonts w:ascii="Times New Roman" w:hAnsi="Times New Roman" w:cs="Times New Roman"/>
          <w:sz w:val="28"/>
          <w:szCs w:val="28"/>
        </w:rPr>
        <w:t>Для достижения цели нужно решить следующие задачи:</w:t>
      </w:r>
    </w:p>
    <w:p w14:paraId="3D41BA61" w14:textId="77777777" w:rsidR="00F25940" w:rsidRPr="00CB489E" w:rsidRDefault="00F25940" w:rsidP="000D1AA0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489E">
        <w:rPr>
          <w:rFonts w:ascii="Times New Roman" w:hAnsi="Times New Roman" w:cs="Times New Roman"/>
          <w:sz w:val="28"/>
          <w:szCs w:val="28"/>
        </w:rPr>
        <w:t>Изучить, как работает методический отдел и какие задачи он выполняет.</w:t>
      </w:r>
    </w:p>
    <w:p w14:paraId="1D97E498" w14:textId="77777777" w:rsidR="00F25940" w:rsidRPr="00CB489E" w:rsidRDefault="00F25940" w:rsidP="000D1AA0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489E">
        <w:rPr>
          <w:rFonts w:ascii="Times New Roman" w:hAnsi="Times New Roman" w:cs="Times New Roman"/>
          <w:sz w:val="28"/>
          <w:szCs w:val="28"/>
        </w:rPr>
        <w:lastRenderedPageBreak/>
        <w:t>Определить, какие процессы можно автоматизировать.</w:t>
      </w:r>
    </w:p>
    <w:p w14:paraId="67296E63" w14:textId="77777777" w:rsidR="00F25940" w:rsidRPr="00CB489E" w:rsidRDefault="00F25940" w:rsidP="000D1AA0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489E">
        <w:rPr>
          <w:rFonts w:ascii="Times New Roman" w:hAnsi="Times New Roman" w:cs="Times New Roman"/>
          <w:sz w:val="28"/>
          <w:szCs w:val="28"/>
        </w:rPr>
        <w:t>Разработать программу, которая будет:</w:t>
      </w:r>
    </w:p>
    <w:p w14:paraId="3B7CBDA2" w14:textId="77777777" w:rsidR="00F25940" w:rsidRPr="00CB489E" w:rsidRDefault="00F25940" w:rsidP="000D1AA0">
      <w:pPr>
        <w:pStyle w:val="a4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489E">
        <w:rPr>
          <w:rFonts w:ascii="Times New Roman" w:hAnsi="Times New Roman" w:cs="Times New Roman"/>
          <w:sz w:val="28"/>
          <w:szCs w:val="28"/>
        </w:rPr>
        <w:t>учитывать дисциплины, кафедры и специальности;</w:t>
      </w:r>
    </w:p>
    <w:p w14:paraId="3B83B862" w14:textId="77777777" w:rsidR="00F25940" w:rsidRPr="00CB489E" w:rsidRDefault="00F25940" w:rsidP="000D1AA0">
      <w:pPr>
        <w:pStyle w:val="a4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489E">
        <w:rPr>
          <w:rFonts w:ascii="Times New Roman" w:hAnsi="Times New Roman" w:cs="Times New Roman"/>
          <w:sz w:val="28"/>
          <w:szCs w:val="28"/>
        </w:rPr>
        <w:t>сохранять данные о семестрах, часах занятий и виде отчетности;</w:t>
      </w:r>
    </w:p>
    <w:p w14:paraId="47455AD9" w14:textId="77777777" w:rsidR="00F25940" w:rsidRPr="00CB489E" w:rsidRDefault="00F25940" w:rsidP="000D1AA0">
      <w:pPr>
        <w:pStyle w:val="a4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489E">
        <w:rPr>
          <w:rFonts w:ascii="Times New Roman" w:hAnsi="Times New Roman" w:cs="Times New Roman"/>
          <w:sz w:val="28"/>
          <w:szCs w:val="28"/>
        </w:rPr>
        <w:t>автоматически рассчитывать учебную нагрузку;</w:t>
      </w:r>
    </w:p>
    <w:p w14:paraId="4ABB091A" w14:textId="77777777" w:rsidR="00F25940" w:rsidRPr="00CB489E" w:rsidRDefault="00F25940" w:rsidP="000D1AA0">
      <w:pPr>
        <w:pStyle w:val="a4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489E">
        <w:rPr>
          <w:rFonts w:ascii="Times New Roman" w:hAnsi="Times New Roman" w:cs="Times New Roman"/>
          <w:sz w:val="28"/>
          <w:szCs w:val="28"/>
        </w:rPr>
        <w:t>формировать нужные отчёты.</w:t>
      </w:r>
    </w:p>
    <w:p w14:paraId="04591539" w14:textId="77777777" w:rsidR="00F25940" w:rsidRPr="00F25940" w:rsidRDefault="00F25940" w:rsidP="00F25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940">
        <w:rPr>
          <w:rFonts w:ascii="Times New Roman" w:hAnsi="Times New Roman" w:cs="Times New Roman"/>
          <w:sz w:val="28"/>
          <w:szCs w:val="28"/>
        </w:rPr>
        <w:t>Объектом исследования является работа методического отдела института.</w:t>
      </w:r>
    </w:p>
    <w:p w14:paraId="688FD8F6" w14:textId="77777777" w:rsidR="00F25940" w:rsidRPr="00F25940" w:rsidRDefault="00F25940" w:rsidP="00F25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940">
        <w:rPr>
          <w:rFonts w:ascii="Times New Roman" w:hAnsi="Times New Roman" w:cs="Times New Roman"/>
          <w:sz w:val="28"/>
          <w:szCs w:val="28"/>
        </w:rPr>
        <w:t>Предметом исследования — процесс создания программной системы для этой работы.</w:t>
      </w:r>
    </w:p>
    <w:p w14:paraId="71834A7A" w14:textId="77777777" w:rsidR="00F25940" w:rsidRPr="00F25940" w:rsidRDefault="00F25940" w:rsidP="00F25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940">
        <w:rPr>
          <w:rFonts w:ascii="Times New Roman" w:hAnsi="Times New Roman" w:cs="Times New Roman"/>
          <w:sz w:val="28"/>
          <w:szCs w:val="28"/>
        </w:rPr>
        <w:t>В ходе выполнения курсовой работы использовались такие методы, как анализ (при изучении задач отдела), моделирование (при проектировании системы) и программирование (при реализации программы).</w:t>
      </w:r>
    </w:p>
    <w:p w14:paraId="54CD26DA" w14:textId="77777777" w:rsidR="00F25940" w:rsidRPr="00F25940" w:rsidRDefault="00F25940" w:rsidP="00F25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940">
        <w:rPr>
          <w:rFonts w:ascii="Times New Roman" w:hAnsi="Times New Roman" w:cs="Times New Roman"/>
          <w:sz w:val="28"/>
          <w:szCs w:val="28"/>
        </w:rPr>
        <w:t>Разработка программной системы для методического отдела поможет сократить время на обработку данных, уменьшить количество ошибок и упростить подготовку отчетов.</w:t>
      </w:r>
    </w:p>
    <w:p w14:paraId="5D584ED6" w14:textId="77777777" w:rsidR="00F25940" w:rsidRPr="00F25940" w:rsidRDefault="00F25940" w:rsidP="00F25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940">
        <w:rPr>
          <w:rFonts w:ascii="Times New Roman" w:hAnsi="Times New Roman" w:cs="Times New Roman"/>
          <w:sz w:val="28"/>
          <w:szCs w:val="28"/>
        </w:rPr>
        <w:t>В первой главе курсовой работы рассматриваются особенности работы методического отдела и формулируются требования к системе.</w:t>
      </w:r>
    </w:p>
    <w:p w14:paraId="1FD55930" w14:textId="77777777" w:rsidR="00F25940" w:rsidRPr="00F25940" w:rsidDel="001B4D4F" w:rsidRDefault="00F25940" w:rsidP="00F25940">
      <w:pPr>
        <w:spacing w:after="0" w:line="360" w:lineRule="auto"/>
        <w:ind w:firstLine="709"/>
        <w:jc w:val="both"/>
        <w:rPr>
          <w:del w:id="252" w:author="Hitech" w:date="2025-06-20T19:16:00Z"/>
          <w:rFonts w:ascii="Times New Roman" w:hAnsi="Times New Roman" w:cs="Times New Roman"/>
          <w:sz w:val="28"/>
          <w:szCs w:val="28"/>
        </w:rPr>
      </w:pPr>
      <w:r w:rsidRPr="00F25940">
        <w:rPr>
          <w:rFonts w:ascii="Times New Roman" w:hAnsi="Times New Roman" w:cs="Times New Roman"/>
          <w:sz w:val="28"/>
          <w:szCs w:val="28"/>
        </w:rPr>
        <w:t>Во второй главе описывается процесс создания и реализации программы.</w:t>
      </w:r>
    </w:p>
    <w:p w14:paraId="56CB3A10" w14:textId="0D72E273" w:rsidR="00F25940" w:rsidRPr="00F25940" w:rsidDel="001B4D4F" w:rsidRDefault="00F25940" w:rsidP="001B4D4F">
      <w:pPr>
        <w:spacing w:after="0" w:line="360" w:lineRule="auto"/>
        <w:jc w:val="both"/>
        <w:rPr>
          <w:del w:id="253" w:author="Hitech" w:date="2025-06-20T19:16:00Z"/>
          <w:rFonts w:ascii="Times New Roman" w:hAnsi="Times New Roman" w:cs="Times New Roman"/>
          <w:sz w:val="28"/>
          <w:szCs w:val="28"/>
        </w:rPr>
        <w:pPrChange w:id="254" w:author="Hitech" w:date="2025-06-20T19:16:00Z">
          <w:pPr>
            <w:spacing w:after="0" w:line="360" w:lineRule="auto"/>
            <w:ind w:firstLine="709"/>
            <w:jc w:val="both"/>
          </w:pPr>
        </w:pPrChange>
      </w:pPr>
      <w:del w:id="255" w:author="Hitech" w:date="2025-06-20T19:16:00Z">
        <w:r w:rsidRPr="00F25940" w:rsidDel="001B4D4F">
          <w:rPr>
            <w:rFonts w:ascii="Times New Roman" w:hAnsi="Times New Roman" w:cs="Times New Roman"/>
            <w:sz w:val="28"/>
            <w:szCs w:val="28"/>
          </w:rPr>
          <w:delText>В приложении приведён код программы.</w:delText>
        </w:r>
      </w:del>
    </w:p>
    <w:p w14:paraId="4D7F576C" w14:textId="24CCA086" w:rsidR="0064081C" w:rsidRPr="0064081C" w:rsidDel="001B4D4F" w:rsidRDefault="0064081C" w:rsidP="001B4D4F">
      <w:pPr>
        <w:spacing w:after="0" w:line="360" w:lineRule="auto"/>
        <w:jc w:val="both"/>
        <w:rPr>
          <w:del w:id="256" w:author="Hitech" w:date="2025-06-20T19:16:00Z"/>
          <w:rFonts w:ascii="Times New Roman" w:hAnsi="Times New Roman" w:cs="Times New Roman"/>
          <w:sz w:val="28"/>
          <w:szCs w:val="28"/>
        </w:rPr>
        <w:pPrChange w:id="257" w:author="Hitech" w:date="2025-06-20T19:16:00Z">
          <w:pPr>
            <w:spacing w:after="0" w:line="360" w:lineRule="auto"/>
            <w:ind w:firstLine="709"/>
            <w:jc w:val="both"/>
          </w:pPr>
        </w:pPrChange>
      </w:pPr>
      <w:del w:id="258" w:author="Hitech" w:date="2025-06-20T19:16:00Z">
        <w:r w:rsidDel="001B4D4F">
          <w:rPr>
            <w:rFonts w:ascii="Times New Roman" w:hAnsi="Times New Roman" w:cs="Times New Roman"/>
            <w:sz w:val="28"/>
            <w:szCs w:val="28"/>
          </w:rPr>
          <w:delText>В приложении представлен листинг программы.</w:delText>
        </w:r>
      </w:del>
    </w:p>
    <w:p w14:paraId="29499B62" w14:textId="77777777" w:rsidR="00843141" w:rsidRDefault="00843141" w:rsidP="00B152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DACD94" w14:textId="77777777" w:rsidR="00843141" w:rsidRDefault="00843141" w:rsidP="009B34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0D6B79" w14:textId="77777777" w:rsidR="00843141" w:rsidRDefault="00843141" w:rsidP="009B34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E0F073" w14:textId="77777777" w:rsidR="00843141" w:rsidRDefault="00843141" w:rsidP="009B34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755068" w14:textId="77777777" w:rsidR="00843141" w:rsidRDefault="00843141" w:rsidP="009B34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9A7D73" w14:textId="77777777" w:rsidR="005D3C2F" w:rsidRDefault="005D3C2F" w:rsidP="00783DD3">
      <w:pPr>
        <w:pStyle w:val="1"/>
        <w:spacing w:before="0"/>
      </w:pPr>
      <w:bookmarkStart w:id="259" w:name="_Toc199780904"/>
      <w:r>
        <w:lastRenderedPageBreak/>
        <w:t xml:space="preserve">ГЛАВА 1. </w:t>
      </w:r>
      <w:r w:rsidR="005C6B49">
        <w:t>ОБЗОР ПРЕДМЕТНОЙ ОБЛАСТИ</w:t>
      </w:r>
      <w:r w:rsidR="00B57446">
        <w:t xml:space="preserve"> И ОБЩАЯ ПОСТАНОВКА ЗАДАЧ</w:t>
      </w:r>
      <w:bookmarkEnd w:id="259"/>
    </w:p>
    <w:p w14:paraId="25CB6C30" w14:textId="77777777" w:rsidR="006C5399" w:rsidRPr="006C5399" w:rsidRDefault="006C5399" w:rsidP="006C5399">
      <w:pPr>
        <w:pStyle w:val="2"/>
      </w:pPr>
      <w:bookmarkStart w:id="260" w:name="_Toc199780905"/>
      <w:r>
        <w:t xml:space="preserve">1.1 </w:t>
      </w:r>
      <w:r w:rsidR="00783DD3">
        <w:t>Роль автоматизации в современной образовательной среде</w:t>
      </w:r>
      <w:bookmarkEnd w:id="260"/>
    </w:p>
    <w:p w14:paraId="080224E3" w14:textId="77777777" w:rsidR="00783DD3" w:rsidRPr="00783DD3" w:rsidRDefault="00783DD3" w:rsidP="00DC1C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DD3">
        <w:rPr>
          <w:rFonts w:ascii="Times New Roman" w:hAnsi="Times New Roman" w:cs="Times New Roman"/>
          <w:sz w:val="28"/>
          <w:szCs w:val="28"/>
        </w:rPr>
        <w:t>Методический отдел института является ключевым звеном в организации учебного процесса. Именно здесь осуществляется учёт учебных дисциплин, планирование нагрузки, составление учебных планов и отчётных документов. Работа сотрудников методического отдела требует точности, внимательности и большого объёма рутинной обработки информации.</w:t>
      </w:r>
    </w:p>
    <w:p w14:paraId="554DDBD3" w14:textId="77777777" w:rsidR="00783DD3" w:rsidRPr="001A2372" w:rsidRDefault="00783DD3" w:rsidP="00DC1C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DD3">
        <w:rPr>
          <w:rFonts w:ascii="Times New Roman" w:hAnsi="Times New Roman" w:cs="Times New Roman"/>
          <w:sz w:val="28"/>
          <w:szCs w:val="28"/>
        </w:rPr>
        <w:t xml:space="preserve">С увеличением числа специальностей, дисциплин и кафедр, объём обрабатываемых данных существенно возрастает. Это приводит к перегрузке сотрудников, увеличению риска ошибок и потере времени на выполнение повторяющихся операций. В этих условиях всё более актуальной становится </w:t>
      </w:r>
      <w:r w:rsidRPr="00DC1C54">
        <w:rPr>
          <w:rFonts w:ascii="Times New Roman" w:hAnsi="Times New Roman" w:cs="Times New Roman"/>
          <w:bCs/>
          <w:sz w:val="28"/>
          <w:szCs w:val="28"/>
        </w:rPr>
        <w:t>автоматизация управления учебной информацией</w:t>
      </w:r>
      <w:r w:rsidRPr="00DC1C54">
        <w:rPr>
          <w:rFonts w:ascii="Times New Roman" w:hAnsi="Times New Roman" w:cs="Times New Roman"/>
          <w:sz w:val="28"/>
          <w:szCs w:val="28"/>
        </w:rPr>
        <w:t>.</w:t>
      </w:r>
    </w:p>
    <w:p w14:paraId="26F712CF" w14:textId="77777777" w:rsidR="00783DD3" w:rsidRPr="00783DD3" w:rsidRDefault="00783DD3" w:rsidP="00DC1C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DD3">
        <w:rPr>
          <w:rFonts w:ascii="Times New Roman" w:hAnsi="Times New Roman" w:cs="Times New Roman"/>
          <w:sz w:val="28"/>
          <w:szCs w:val="28"/>
        </w:rPr>
        <w:t>Современная образовательная среда требует от вузов не только высокого качества преподавания, но и чёткой организации всех вспомогательных процессов. Одним из таких процессов является ведение структурированных данных о специальностях, кафедрах, дисциплинах и учебной нагрузке. Для эффективной работы с этими данными необходимо внедрение специализированных информационных систем.</w:t>
      </w:r>
    </w:p>
    <w:p w14:paraId="6F994AEA" w14:textId="77777777" w:rsidR="00783DD3" w:rsidRPr="00783DD3" w:rsidRDefault="00783DD3" w:rsidP="00DC1C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C54">
        <w:rPr>
          <w:rFonts w:ascii="Times New Roman" w:hAnsi="Times New Roman" w:cs="Times New Roman"/>
          <w:bCs/>
          <w:sz w:val="28"/>
          <w:szCs w:val="28"/>
        </w:rPr>
        <w:t>Управление образовательными программами</w:t>
      </w:r>
      <w:r w:rsidRPr="00783DD3">
        <w:rPr>
          <w:rFonts w:ascii="Times New Roman" w:hAnsi="Times New Roman" w:cs="Times New Roman"/>
          <w:sz w:val="28"/>
          <w:szCs w:val="28"/>
        </w:rPr>
        <w:t xml:space="preserve"> — это многозадачный процесс, включающий:</w:t>
      </w:r>
    </w:p>
    <w:p w14:paraId="66DBEA4B" w14:textId="77777777" w:rsidR="00783DD3" w:rsidRPr="00DC1C54" w:rsidRDefault="00DC1C54" w:rsidP="000D1AA0">
      <w:pPr>
        <w:pStyle w:val="a4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783DD3" w:rsidRPr="00DC1C54">
        <w:rPr>
          <w:rFonts w:ascii="Times New Roman" w:hAnsi="Times New Roman" w:cs="Times New Roman"/>
          <w:sz w:val="28"/>
          <w:szCs w:val="28"/>
        </w:rPr>
        <w:t>бор и хранение информации о специальностях;</w:t>
      </w:r>
    </w:p>
    <w:p w14:paraId="1DB81FAE" w14:textId="77777777" w:rsidR="00783DD3" w:rsidRPr="00DC1C54" w:rsidRDefault="00DC1C54" w:rsidP="000D1AA0">
      <w:pPr>
        <w:pStyle w:val="a4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783DD3" w:rsidRPr="00DC1C54">
        <w:rPr>
          <w:rFonts w:ascii="Times New Roman" w:hAnsi="Times New Roman" w:cs="Times New Roman"/>
          <w:sz w:val="28"/>
          <w:szCs w:val="28"/>
        </w:rPr>
        <w:t>чёт дисциплин и семестровой нагрузки;</w:t>
      </w:r>
    </w:p>
    <w:p w14:paraId="3BA42749" w14:textId="77777777" w:rsidR="00783DD3" w:rsidRPr="00DC1C54" w:rsidRDefault="00DC1C54" w:rsidP="000D1AA0">
      <w:pPr>
        <w:pStyle w:val="a4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783DD3" w:rsidRPr="00DC1C54">
        <w:rPr>
          <w:rFonts w:ascii="Times New Roman" w:hAnsi="Times New Roman" w:cs="Times New Roman"/>
          <w:sz w:val="28"/>
          <w:szCs w:val="28"/>
        </w:rPr>
        <w:t>тслеживание форм контроля (экзамены, зачёты, курсовые работы);</w:t>
      </w:r>
    </w:p>
    <w:p w14:paraId="2383E387" w14:textId="77777777" w:rsidR="00783DD3" w:rsidRPr="00DC1C54" w:rsidRDefault="00DC1C54" w:rsidP="000D1AA0">
      <w:pPr>
        <w:pStyle w:val="a4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83DD3" w:rsidRPr="00DC1C54">
        <w:rPr>
          <w:rFonts w:ascii="Times New Roman" w:hAnsi="Times New Roman" w:cs="Times New Roman"/>
          <w:sz w:val="28"/>
          <w:szCs w:val="28"/>
        </w:rPr>
        <w:t>заимодействие с кафедрами и преподавателями;</w:t>
      </w:r>
    </w:p>
    <w:p w14:paraId="15BC7AE0" w14:textId="77777777" w:rsidR="00783DD3" w:rsidRPr="00DC1C54" w:rsidRDefault="00DC1C54" w:rsidP="000D1AA0">
      <w:pPr>
        <w:pStyle w:val="a4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783DD3" w:rsidRPr="00DC1C54">
        <w:rPr>
          <w:rFonts w:ascii="Times New Roman" w:hAnsi="Times New Roman" w:cs="Times New Roman"/>
          <w:sz w:val="28"/>
          <w:szCs w:val="28"/>
        </w:rPr>
        <w:t>ормирование отчётов и аналитических сводок.</w:t>
      </w:r>
    </w:p>
    <w:p w14:paraId="7AC2AC21" w14:textId="77777777" w:rsidR="00783DD3" w:rsidRPr="00783DD3" w:rsidRDefault="00783DD3" w:rsidP="00DC1C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DD3">
        <w:rPr>
          <w:rFonts w:ascii="Times New Roman" w:hAnsi="Times New Roman" w:cs="Times New Roman"/>
          <w:sz w:val="28"/>
          <w:szCs w:val="28"/>
        </w:rPr>
        <w:lastRenderedPageBreak/>
        <w:t xml:space="preserve">С точки зрения информационного моделирования, такие задачи требуют чёткого описания структур данных и логики их обработки. Для этого в рамках данной курсовой работы будет создана </w:t>
      </w:r>
      <w:r w:rsidRPr="00DC1C54">
        <w:rPr>
          <w:rFonts w:ascii="Times New Roman" w:hAnsi="Times New Roman" w:cs="Times New Roman"/>
          <w:bCs/>
          <w:sz w:val="28"/>
          <w:szCs w:val="28"/>
        </w:rPr>
        <w:t>программная система</w:t>
      </w:r>
      <w:r w:rsidRPr="00DC1C54">
        <w:rPr>
          <w:rFonts w:ascii="Times New Roman" w:hAnsi="Times New Roman" w:cs="Times New Roman"/>
          <w:sz w:val="28"/>
          <w:szCs w:val="28"/>
        </w:rPr>
        <w:t>,</w:t>
      </w:r>
      <w:r w:rsidRPr="00783DD3">
        <w:rPr>
          <w:rFonts w:ascii="Times New Roman" w:hAnsi="Times New Roman" w:cs="Times New Roman"/>
          <w:sz w:val="28"/>
          <w:szCs w:val="28"/>
        </w:rPr>
        <w:t xml:space="preserve"> предназначенная для работника методического отдела института.</w:t>
      </w:r>
    </w:p>
    <w:p w14:paraId="19525624" w14:textId="77777777" w:rsidR="00783DD3" w:rsidRPr="00783DD3" w:rsidRDefault="00783DD3" w:rsidP="00DC1C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DD3">
        <w:rPr>
          <w:rFonts w:ascii="Times New Roman" w:hAnsi="Times New Roman" w:cs="Times New Roman"/>
          <w:sz w:val="28"/>
          <w:szCs w:val="28"/>
        </w:rPr>
        <w:t>Данная система позволит хранить и обрабатывать:</w:t>
      </w:r>
    </w:p>
    <w:p w14:paraId="06BF6924" w14:textId="77777777" w:rsidR="00783DD3" w:rsidRPr="00DC1C54" w:rsidRDefault="00DC1C54" w:rsidP="000D1AA0">
      <w:pPr>
        <w:pStyle w:val="a4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783DD3" w:rsidRPr="00DC1C54">
        <w:rPr>
          <w:rFonts w:ascii="Times New Roman" w:hAnsi="Times New Roman" w:cs="Times New Roman"/>
          <w:sz w:val="28"/>
          <w:szCs w:val="28"/>
        </w:rPr>
        <w:t>анные о специальностях (код, название, квалификация, форма обучения);</w:t>
      </w:r>
    </w:p>
    <w:p w14:paraId="7831372F" w14:textId="77777777" w:rsidR="00783DD3" w:rsidRPr="00DC1C54" w:rsidRDefault="00DC1C54" w:rsidP="000D1AA0">
      <w:pPr>
        <w:pStyle w:val="a4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783DD3" w:rsidRPr="00DC1C54">
        <w:rPr>
          <w:rFonts w:ascii="Times New Roman" w:hAnsi="Times New Roman" w:cs="Times New Roman"/>
          <w:sz w:val="28"/>
          <w:szCs w:val="28"/>
        </w:rPr>
        <w:t>ведения о кафедрах (название, факультет, контактная информация);</w:t>
      </w:r>
    </w:p>
    <w:p w14:paraId="131EED41" w14:textId="77777777" w:rsidR="00783DD3" w:rsidRPr="00DC1C54" w:rsidRDefault="00DC1C54" w:rsidP="000D1AA0">
      <w:pPr>
        <w:pStyle w:val="a4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783DD3" w:rsidRPr="00DC1C54">
        <w:rPr>
          <w:rFonts w:ascii="Times New Roman" w:hAnsi="Times New Roman" w:cs="Times New Roman"/>
          <w:sz w:val="28"/>
          <w:szCs w:val="28"/>
        </w:rPr>
        <w:t>писок дисциплин (название, семестры, структура занятий, формы отчётности).</w:t>
      </w:r>
    </w:p>
    <w:p w14:paraId="24808EBD" w14:textId="77777777" w:rsidR="00783DD3" w:rsidRPr="00783DD3" w:rsidRDefault="00783DD3" w:rsidP="00DC1C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DD3">
        <w:rPr>
          <w:rFonts w:ascii="Times New Roman" w:hAnsi="Times New Roman" w:cs="Times New Roman"/>
          <w:sz w:val="28"/>
          <w:szCs w:val="28"/>
        </w:rPr>
        <w:t>Каждая дисциплина будет содержать подробную информацию по часам занятий (лекции, лабораторные, практические), а также сведения о семестрах и специализациях, к которым она относится.</w:t>
      </w:r>
    </w:p>
    <w:p w14:paraId="72F09E02" w14:textId="77777777" w:rsidR="00783DD3" w:rsidRPr="00783DD3" w:rsidRDefault="00783DD3" w:rsidP="00DC1C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DD3">
        <w:rPr>
          <w:rFonts w:ascii="Times New Roman" w:hAnsi="Times New Roman" w:cs="Times New Roman"/>
          <w:sz w:val="28"/>
          <w:szCs w:val="28"/>
        </w:rPr>
        <w:t>Также предусмотрено выполнение типовых запросов, таких как:</w:t>
      </w:r>
    </w:p>
    <w:p w14:paraId="13EA9928" w14:textId="77777777" w:rsidR="00783DD3" w:rsidRPr="00DC1C54" w:rsidRDefault="00DC1C54" w:rsidP="000D1AA0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83DD3" w:rsidRPr="00DC1C54">
        <w:rPr>
          <w:rFonts w:ascii="Times New Roman" w:hAnsi="Times New Roman" w:cs="Times New Roman"/>
          <w:sz w:val="28"/>
          <w:szCs w:val="28"/>
        </w:rPr>
        <w:t>ывод всех дисциплин для заданной специальности;</w:t>
      </w:r>
    </w:p>
    <w:p w14:paraId="2A0252B3" w14:textId="77777777" w:rsidR="00783DD3" w:rsidRPr="00DC1C54" w:rsidRDefault="00DC1C54" w:rsidP="000D1AA0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83DD3" w:rsidRPr="00DC1C54">
        <w:rPr>
          <w:rFonts w:ascii="Times New Roman" w:hAnsi="Times New Roman" w:cs="Times New Roman"/>
          <w:sz w:val="28"/>
          <w:szCs w:val="28"/>
        </w:rPr>
        <w:t>одсчёт часов лабораторных работ;</w:t>
      </w:r>
    </w:p>
    <w:p w14:paraId="362B5539" w14:textId="77777777" w:rsidR="00783DD3" w:rsidRPr="00DC1C54" w:rsidRDefault="00DC1C54" w:rsidP="000D1AA0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783DD3" w:rsidRPr="00DC1C54">
        <w:rPr>
          <w:rFonts w:ascii="Times New Roman" w:hAnsi="Times New Roman" w:cs="Times New Roman"/>
          <w:sz w:val="28"/>
          <w:szCs w:val="28"/>
        </w:rPr>
        <w:t>нализ учебной нагрузки по семестрам;</w:t>
      </w:r>
    </w:p>
    <w:p w14:paraId="37714E63" w14:textId="77777777" w:rsidR="00783DD3" w:rsidRPr="00DC1C54" w:rsidRDefault="00DC1C54" w:rsidP="000D1AA0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783DD3" w:rsidRPr="00DC1C54">
        <w:rPr>
          <w:rFonts w:ascii="Times New Roman" w:hAnsi="Times New Roman" w:cs="Times New Roman"/>
          <w:sz w:val="28"/>
          <w:szCs w:val="28"/>
        </w:rPr>
        <w:t>пределение дисциплин с минимальной или максимальной нагрузкой;</w:t>
      </w:r>
    </w:p>
    <w:p w14:paraId="10D90E46" w14:textId="77777777" w:rsidR="00783DD3" w:rsidRPr="00DC1C54" w:rsidRDefault="00DC1C54" w:rsidP="000D1AA0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83DD3" w:rsidRPr="00DC1C54">
        <w:rPr>
          <w:rFonts w:ascii="Times New Roman" w:hAnsi="Times New Roman" w:cs="Times New Roman"/>
          <w:sz w:val="28"/>
          <w:szCs w:val="28"/>
        </w:rPr>
        <w:t>одсчёт экзаменов, зачётов и курсовых по кафедрам.</w:t>
      </w:r>
    </w:p>
    <w:p w14:paraId="720552E4" w14:textId="77777777" w:rsidR="00783DD3" w:rsidRPr="00783DD3" w:rsidRDefault="00783DD3" w:rsidP="00DC1C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C54">
        <w:rPr>
          <w:rFonts w:ascii="Times New Roman" w:hAnsi="Times New Roman" w:cs="Times New Roman"/>
          <w:bCs/>
          <w:sz w:val="28"/>
          <w:szCs w:val="28"/>
        </w:rPr>
        <w:t>Цель автоматизации</w:t>
      </w:r>
      <w:r w:rsidRPr="00783DD3">
        <w:rPr>
          <w:rFonts w:ascii="Times New Roman" w:hAnsi="Times New Roman" w:cs="Times New Roman"/>
          <w:sz w:val="28"/>
          <w:szCs w:val="28"/>
        </w:rPr>
        <w:t xml:space="preserve"> в данном контексте — не только облегчить повседневную работу методиста, но и повысить точность, надёжность и доступность образовательных данных.</w:t>
      </w:r>
    </w:p>
    <w:p w14:paraId="5149EF43" w14:textId="77777777" w:rsidR="00783DD3" w:rsidRPr="00783DD3" w:rsidRDefault="00783DD3" w:rsidP="00DC1C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DD3">
        <w:rPr>
          <w:rFonts w:ascii="Times New Roman" w:hAnsi="Times New Roman" w:cs="Times New Roman"/>
          <w:sz w:val="28"/>
          <w:szCs w:val="28"/>
        </w:rPr>
        <w:t xml:space="preserve">Использование программных средств, построенных на языке </w:t>
      </w:r>
      <w:r w:rsidRPr="00DC1C54">
        <w:rPr>
          <w:rFonts w:ascii="Times New Roman" w:hAnsi="Times New Roman" w:cs="Times New Roman"/>
          <w:bCs/>
          <w:sz w:val="28"/>
          <w:szCs w:val="28"/>
        </w:rPr>
        <w:t>C# версии</w:t>
      </w:r>
      <w:r w:rsidRPr="00783D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C1C54">
        <w:rPr>
          <w:rFonts w:ascii="Times New Roman" w:hAnsi="Times New Roman" w:cs="Times New Roman"/>
          <w:bCs/>
          <w:sz w:val="28"/>
          <w:szCs w:val="28"/>
        </w:rPr>
        <w:t>7.3</w:t>
      </w:r>
      <w:r w:rsidRPr="00783DD3">
        <w:rPr>
          <w:rFonts w:ascii="Times New Roman" w:hAnsi="Times New Roman" w:cs="Times New Roman"/>
          <w:sz w:val="28"/>
          <w:szCs w:val="28"/>
        </w:rPr>
        <w:t xml:space="preserve">, обеспечивает надёжную платформу для реализации всех поставленных задач. Данный язык предоставляет широкие возможности для работы со </w:t>
      </w:r>
      <w:r w:rsidRPr="00783DD3">
        <w:rPr>
          <w:rFonts w:ascii="Times New Roman" w:hAnsi="Times New Roman" w:cs="Times New Roman"/>
          <w:sz w:val="28"/>
          <w:szCs w:val="28"/>
        </w:rPr>
        <w:lastRenderedPageBreak/>
        <w:t>структурами данных, удобный синтаксис для объектно-ориентированного проектирования и поддержку современных инструментов разработки.</w:t>
      </w:r>
    </w:p>
    <w:p w14:paraId="1C6CAFB0" w14:textId="77777777" w:rsidR="00DC1C54" w:rsidRDefault="00783DD3" w:rsidP="00DC1C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DD3">
        <w:rPr>
          <w:rFonts w:ascii="Times New Roman" w:hAnsi="Times New Roman" w:cs="Times New Roman"/>
          <w:sz w:val="28"/>
          <w:szCs w:val="28"/>
        </w:rPr>
        <w:t>Таким образом, автоматизация работы методического отдела становится важным шагом на пути к цифровой трансформации вуза, улучшая качество управления учебным процессо</w:t>
      </w:r>
      <w:r w:rsidR="00DC1C54">
        <w:rPr>
          <w:rFonts w:ascii="Times New Roman" w:hAnsi="Times New Roman" w:cs="Times New Roman"/>
          <w:sz w:val="28"/>
          <w:szCs w:val="28"/>
        </w:rPr>
        <w:t>м и снижая нагрузку на персонал</w:t>
      </w:r>
      <w:del w:id="261" w:author="Artem Aleksandrov" w:date="2025-06-20T18:40:00Z">
        <w:r w:rsidR="00DC1C54" w:rsidDel="001A2372">
          <w:rPr>
            <w:rFonts w:ascii="Times New Roman" w:hAnsi="Times New Roman" w:cs="Times New Roman"/>
            <w:sz w:val="28"/>
            <w:szCs w:val="28"/>
          </w:rPr>
          <w:delText>а</w:delText>
        </w:r>
      </w:del>
      <w:r w:rsidR="00DC1C54">
        <w:rPr>
          <w:rFonts w:ascii="Times New Roman" w:hAnsi="Times New Roman" w:cs="Times New Roman"/>
          <w:sz w:val="28"/>
          <w:szCs w:val="28"/>
        </w:rPr>
        <w:t>.</w:t>
      </w:r>
    </w:p>
    <w:p w14:paraId="109CBE52" w14:textId="77777777" w:rsidR="00DC1C54" w:rsidRDefault="00D36E31" w:rsidP="00DC1C54">
      <w:pPr>
        <w:pStyle w:val="2"/>
      </w:pPr>
      <w:bookmarkStart w:id="262" w:name="_Toc199780906"/>
      <w:r>
        <w:t xml:space="preserve">1.2 </w:t>
      </w:r>
      <w:r w:rsidR="00783DD3">
        <w:t>Структура и задачи методического отдела института</w:t>
      </w:r>
      <w:bookmarkEnd w:id="262"/>
    </w:p>
    <w:p w14:paraId="683DF8EC" w14:textId="77777777" w:rsidR="00DC1C54" w:rsidRDefault="00DC1C54" w:rsidP="00DC1C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C54">
        <w:rPr>
          <w:rFonts w:ascii="Times New Roman" w:hAnsi="Times New Roman" w:cs="Times New Roman"/>
          <w:sz w:val="28"/>
          <w:szCs w:val="28"/>
        </w:rPr>
        <w:t>Методический отдел — это структурное подразделение вуза, ответственное за координацию учебного процесса, контроль соответствия образовательных программ установленным стандартам и взаимодействие с кафедрами по вопросам учебно-методического обеспечения. Он играет ключевую роль в обеспечении стабильной и качественной организации образовательной деятельности.</w:t>
      </w:r>
    </w:p>
    <w:p w14:paraId="2C836B39" w14:textId="77777777" w:rsidR="00DC1C54" w:rsidRDefault="00DC1C54" w:rsidP="00DC1C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1C54">
        <w:rPr>
          <w:rFonts w:ascii="Times New Roman" w:hAnsi="Times New Roman" w:cs="Times New Roman"/>
          <w:sz w:val="28"/>
          <w:szCs w:val="28"/>
        </w:rPr>
        <w:t>Организационная структура методического отдела может варьироваться в зависимости от масштаба и профиля учебного заведения. В типичном случае в его состав входят:</w:t>
      </w:r>
    </w:p>
    <w:p w14:paraId="48B53C5A" w14:textId="77777777" w:rsidR="00F152E7" w:rsidRPr="00F152E7" w:rsidRDefault="00F152E7" w:rsidP="000D1AA0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DC1C54" w:rsidRPr="00F152E7">
        <w:rPr>
          <w:rFonts w:ascii="Times New Roman" w:hAnsi="Times New Roman" w:cs="Times New Roman"/>
          <w:sz w:val="28"/>
          <w:szCs w:val="28"/>
        </w:rPr>
        <w:t>уководитель методического отдела;</w:t>
      </w:r>
    </w:p>
    <w:p w14:paraId="6BD92FF2" w14:textId="77777777" w:rsidR="00F152E7" w:rsidRPr="00F152E7" w:rsidRDefault="00F152E7" w:rsidP="000D1AA0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DC1C54" w:rsidRPr="00F152E7">
        <w:rPr>
          <w:rFonts w:ascii="Times New Roman" w:hAnsi="Times New Roman" w:cs="Times New Roman"/>
          <w:sz w:val="28"/>
          <w:szCs w:val="28"/>
        </w:rPr>
        <w:t>пециалисты по учебным планам и программам;</w:t>
      </w:r>
    </w:p>
    <w:p w14:paraId="06113C4C" w14:textId="77777777" w:rsidR="00F152E7" w:rsidRPr="00F152E7" w:rsidRDefault="00F152E7" w:rsidP="000D1AA0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DC1C54" w:rsidRPr="00F152E7">
        <w:rPr>
          <w:rFonts w:ascii="Times New Roman" w:hAnsi="Times New Roman" w:cs="Times New Roman"/>
          <w:sz w:val="28"/>
          <w:szCs w:val="28"/>
        </w:rPr>
        <w:t>отрудники, отвечающие за взаимодействие с кафедрами;</w:t>
      </w:r>
    </w:p>
    <w:p w14:paraId="5E42D9F1" w14:textId="77777777" w:rsidR="00F152E7" w:rsidRPr="00F152E7" w:rsidRDefault="00F152E7" w:rsidP="000D1AA0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DC1C54" w:rsidRPr="00F152E7">
        <w:rPr>
          <w:rFonts w:ascii="Times New Roman" w:hAnsi="Times New Roman" w:cs="Times New Roman"/>
          <w:sz w:val="28"/>
          <w:szCs w:val="28"/>
        </w:rPr>
        <w:t>етодисты по формированию отчётности</w:t>
      </w:r>
    </w:p>
    <w:p w14:paraId="45AFE471" w14:textId="77777777" w:rsidR="00F152E7" w:rsidRDefault="00DC1C54" w:rsidP="00DC1C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C54">
        <w:rPr>
          <w:rFonts w:ascii="Times New Roman" w:hAnsi="Times New Roman" w:cs="Times New Roman"/>
          <w:sz w:val="28"/>
          <w:szCs w:val="28"/>
        </w:rPr>
        <w:t>Каждое из этих звеньев выполняет чётко определённые функции. Например, методисты следят за своевременным внесением дисциплин в учебные планы, проверяют корректность распределения учебной нагрузки, ведут учёт форм контроля и обеспечивают подготовку отчётных документов для аккредитации или внутреннего аудита.</w:t>
      </w:r>
    </w:p>
    <w:p w14:paraId="07DBA07D" w14:textId="77777777" w:rsidR="00F152E7" w:rsidRDefault="00DC1C54" w:rsidP="00DC1C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C54">
        <w:rPr>
          <w:rFonts w:ascii="Times New Roman" w:hAnsi="Times New Roman" w:cs="Times New Roman"/>
          <w:sz w:val="28"/>
          <w:szCs w:val="28"/>
        </w:rPr>
        <w:t>В задачи методического отдела входят:</w:t>
      </w:r>
    </w:p>
    <w:p w14:paraId="0FA8A24C" w14:textId="77777777" w:rsidR="00F152E7" w:rsidRPr="00F152E7" w:rsidRDefault="00F152E7" w:rsidP="000D1AA0">
      <w:pPr>
        <w:pStyle w:val="a4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DC1C54" w:rsidRPr="00F152E7">
        <w:rPr>
          <w:rFonts w:ascii="Times New Roman" w:hAnsi="Times New Roman" w:cs="Times New Roman"/>
          <w:sz w:val="28"/>
          <w:szCs w:val="28"/>
        </w:rPr>
        <w:t>ормирование и сопровождение образовательных программ;</w:t>
      </w:r>
    </w:p>
    <w:p w14:paraId="5366EAA4" w14:textId="77777777" w:rsidR="00F152E7" w:rsidRPr="00F152E7" w:rsidRDefault="00F152E7" w:rsidP="000D1AA0">
      <w:pPr>
        <w:pStyle w:val="a4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DC1C54" w:rsidRPr="00F152E7">
        <w:rPr>
          <w:rFonts w:ascii="Times New Roman" w:hAnsi="Times New Roman" w:cs="Times New Roman"/>
          <w:sz w:val="28"/>
          <w:szCs w:val="28"/>
        </w:rPr>
        <w:t>онтроль и обновление учебных планов;</w:t>
      </w:r>
    </w:p>
    <w:p w14:paraId="2E4475CA" w14:textId="77777777" w:rsidR="00DC1C54" w:rsidRPr="00F152E7" w:rsidRDefault="00F152E7" w:rsidP="000D1AA0">
      <w:pPr>
        <w:pStyle w:val="a4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DC1C54" w:rsidRPr="00F152E7">
        <w:rPr>
          <w:rFonts w:ascii="Times New Roman" w:hAnsi="Times New Roman" w:cs="Times New Roman"/>
          <w:sz w:val="28"/>
          <w:szCs w:val="28"/>
        </w:rPr>
        <w:t>чёт и анализ учебной нагрузки по кафедрам и специальностям;</w:t>
      </w:r>
    </w:p>
    <w:p w14:paraId="1367828E" w14:textId="77777777" w:rsidR="00F152E7" w:rsidRPr="00F152E7" w:rsidRDefault="00F152E7" w:rsidP="000D1AA0">
      <w:pPr>
        <w:pStyle w:val="a4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="00DC1C54" w:rsidRPr="00F152E7">
        <w:rPr>
          <w:rFonts w:ascii="Times New Roman" w:hAnsi="Times New Roman" w:cs="Times New Roman"/>
          <w:sz w:val="28"/>
          <w:szCs w:val="28"/>
        </w:rPr>
        <w:t>заимодействие с преподавателями и администрацией по вопросам организации учебного процесса;</w:t>
      </w:r>
    </w:p>
    <w:p w14:paraId="05082F99" w14:textId="77777777" w:rsidR="00F152E7" w:rsidRPr="00F152E7" w:rsidRDefault="00F152E7" w:rsidP="000D1AA0">
      <w:pPr>
        <w:pStyle w:val="a4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DC1C54" w:rsidRPr="00F152E7">
        <w:rPr>
          <w:rFonts w:ascii="Times New Roman" w:hAnsi="Times New Roman" w:cs="Times New Roman"/>
          <w:sz w:val="28"/>
          <w:szCs w:val="28"/>
        </w:rPr>
        <w:t>одготовка отчётности и справок;</w:t>
      </w:r>
    </w:p>
    <w:p w14:paraId="2616A1ED" w14:textId="77777777" w:rsidR="00DC1C54" w:rsidRPr="00F152E7" w:rsidRDefault="00F152E7" w:rsidP="000D1AA0">
      <w:pPr>
        <w:pStyle w:val="a4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DC1C54" w:rsidRPr="00F152E7">
        <w:rPr>
          <w:rFonts w:ascii="Times New Roman" w:hAnsi="Times New Roman" w:cs="Times New Roman"/>
          <w:sz w:val="28"/>
          <w:szCs w:val="28"/>
        </w:rPr>
        <w:t>етодическое сопровождение преподавательской деятельности.</w:t>
      </w:r>
    </w:p>
    <w:p w14:paraId="4D4ED46B" w14:textId="77777777" w:rsidR="00DC1C54" w:rsidRPr="00DC1C54" w:rsidRDefault="00DC1C54" w:rsidP="00DC1C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C54">
        <w:rPr>
          <w:rFonts w:ascii="Times New Roman" w:hAnsi="Times New Roman" w:cs="Times New Roman"/>
          <w:sz w:val="28"/>
          <w:szCs w:val="28"/>
        </w:rPr>
        <w:t>Из-за большого объёма информации и множества взаимосвязанных параметров работа методического отдела требует высокой степени организованности. Без автоматизации возникает риск потери данных, несогласованности в планировании и временных затрат на выполнение рутинных операций. Это обуславливает необходимость внедрения специализированной программной системы, способной упростить и ускорить выполнение ключевых задач отдела.</w:t>
      </w:r>
    </w:p>
    <w:p w14:paraId="6437E61C" w14:textId="77777777" w:rsidR="008501E6" w:rsidRDefault="00115119" w:rsidP="00783DD3">
      <w:pPr>
        <w:pStyle w:val="2"/>
        <w:rPr>
          <w:rFonts w:cs="Times New Roman"/>
          <w:szCs w:val="28"/>
        </w:rPr>
      </w:pPr>
      <w:bookmarkStart w:id="263" w:name="_Toc199780907"/>
      <w:r>
        <w:t xml:space="preserve">1.3 </w:t>
      </w:r>
      <w:r w:rsidR="00783DD3">
        <w:t>Основные функции и задачи сотрудника методического отдела</w:t>
      </w:r>
      <w:bookmarkEnd w:id="263"/>
    </w:p>
    <w:p w14:paraId="4F83A6D3" w14:textId="77777777" w:rsidR="00F152E7" w:rsidRPr="00F152E7" w:rsidRDefault="00F152E7" w:rsidP="00F15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Сотрудник методического отдела ежедневно сталкивается с множеством задач, требующих точности, внимания к деталям и хорошего понимания структуры образовательного процесса. Работа методиста находится на стыке организационной, аналитической и коммуникативной деятельности.</w:t>
      </w:r>
    </w:p>
    <w:p w14:paraId="08A3C0A7" w14:textId="77777777" w:rsidR="00F152E7" w:rsidRPr="00F152E7" w:rsidRDefault="00F152E7" w:rsidP="00F15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К основным функциям методиста относятся:</w:t>
      </w:r>
    </w:p>
    <w:p w14:paraId="0D226B89" w14:textId="77777777" w:rsidR="00F152E7" w:rsidRPr="00F44847" w:rsidRDefault="00F152E7" w:rsidP="00F44847">
      <w:pPr>
        <w:pStyle w:val="a4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847">
        <w:rPr>
          <w:rFonts w:ascii="Times New Roman" w:hAnsi="Times New Roman" w:cs="Times New Roman"/>
          <w:sz w:val="28"/>
          <w:szCs w:val="28"/>
        </w:rPr>
        <w:t>Сбор и систематизация информации о дисциплинах, кафедрах и специальностях;</w:t>
      </w:r>
    </w:p>
    <w:p w14:paraId="7C842854" w14:textId="77777777" w:rsidR="00F152E7" w:rsidRPr="00F44847" w:rsidRDefault="00F152E7" w:rsidP="00F44847">
      <w:pPr>
        <w:pStyle w:val="a4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847">
        <w:rPr>
          <w:rFonts w:ascii="Times New Roman" w:hAnsi="Times New Roman" w:cs="Times New Roman"/>
          <w:sz w:val="28"/>
          <w:szCs w:val="28"/>
        </w:rPr>
        <w:t>Проверка соответствия учебных планов федеральным и внутренним стандартам;</w:t>
      </w:r>
    </w:p>
    <w:p w14:paraId="750C1C3E" w14:textId="77777777" w:rsidR="00F152E7" w:rsidRPr="00F44847" w:rsidRDefault="00F152E7" w:rsidP="00F44847">
      <w:pPr>
        <w:pStyle w:val="a4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847">
        <w:rPr>
          <w:rFonts w:ascii="Times New Roman" w:hAnsi="Times New Roman" w:cs="Times New Roman"/>
          <w:sz w:val="28"/>
          <w:szCs w:val="28"/>
        </w:rPr>
        <w:t>Распределение учебной нагрузки (лекции, лабораторные, практические занятия) между кафедрами;</w:t>
      </w:r>
    </w:p>
    <w:p w14:paraId="6CA46EEE" w14:textId="77777777" w:rsidR="00F152E7" w:rsidRPr="00F44847" w:rsidRDefault="00F152E7" w:rsidP="00F44847">
      <w:pPr>
        <w:pStyle w:val="a4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847">
        <w:rPr>
          <w:rFonts w:ascii="Times New Roman" w:hAnsi="Times New Roman" w:cs="Times New Roman"/>
          <w:sz w:val="28"/>
          <w:szCs w:val="28"/>
        </w:rPr>
        <w:t>Учёт форм итогового контроля (зачёты, экзамены, курсовые работы);</w:t>
      </w:r>
    </w:p>
    <w:p w14:paraId="7B409CC4" w14:textId="77777777" w:rsidR="00F152E7" w:rsidRPr="00F44847" w:rsidRDefault="00F152E7" w:rsidP="00F44847">
      <w:pPr>
        <w:pStyle w:val="a4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847">
        <w:rPr>
          <w:rFonts w:ascii="Times New Roman" w:hAnsi="Times New Roman" w:cs="Times New Roman"/>
          <w:sz w:val="28"/>
          <w:szCs w:val="28"/>
        </w:rPr>
        <w:t>Подготовка отчётности для руководства и внешних контролирующих органов;</w:t>
      </w:r>
    </w:p>
    <w:p w14:paraId="78CAF23A" w14:textId="77777777" w:rsidR="00F152E7" w:rsidRPr="00F44847" w:rsidRDefault="00F152E7" w:rsidP="00F44847">
      <w:pPr>
        <w:pStyle w:val="a4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847">
        <w:rPr>
          <w:rFonts w:ascii="Times New Roman" w:hAnsi="Times New Roman" w:cs="Times New Roman"/>
          <w:sz w:val="28"/>
          <w:szCs w:val="28"/>
        </w:rPr>
        <w:t>Обновление данных при изменении состава дисциплин или структуры обучения;</w:t>
      </w:r>
    </w:p>
    <w:p w14:paraId="1CBB91FC" w14:textId="77777777" w:rsidR="00F152E7" w:rsidRPr="00F44847" w:rsidRDefault="00F152E7" w:rsidP="00F44847">
      <w:pPr>
        <w:pStyle w:val="a4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847">
        <w:rPr>
          <w:rFonts w:ascii="Times New Roman" w:hAnsi="Times New Roman" w:cs="Times New Roman"/>
          <w:sz w:val="28"/>
          <w:szCs w:val="28"/>
        </w:rPr>
        <w:lastRenderedPageBreak/>
        <w:t>Консультации преподавателей и кафедр по методическим вопросам.</w:t>
      </w:r>
    </w:p>
    <w:p w14:paraId="62DC2E36" w14:textId="77777777" w:rsidR="00F152E7" w:rsidRPr="00F152E7" w:rsidRDefault="00F152E7" w:rsidP="00F15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Работа требует высокой степени вовлечённости в учебный процесс, постоянного взаимодействия с другими подразделениями вуза и быстрой реакции на изменения. Без централизованной системы хранения и обработки данных такие задачи становятся чрезмерно трудоёмкими.</w:t>
      </w:r>
    </w:p>
    <w:p w14:paraId="33E5BA44" w14:textId="77777777" w:rsidR="00F152E7" w:rsidRPr="00F152E7" w:rsidRDefault="00F152E7" w:rsidP="00F15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Программная система, разрабатываемая в рамках данной курсовой работы, будет направлена на автоматизацию ключевых обязанностей методиста, включая:</w:t>
      </w:r>
    </w:p>
    <w:p w14:paraId="0F2784B8" w14:textId="77777777" w:rsidR="00F152E7" w:rsidRPr="00F44847" w:rsidRDefault="00F152E7" w:rsidP="00F44847">
      <w:pPr>
        <w:pStyle w:val="a4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847">
        <w:rPr>
          <w:rFonts w:ascii="Times New Roman" w:hAnsi="Times New Roman" w:cs="Times New Roman"/>
          <w:sz w:val="28"/>
          <w:szCs w:val="28"/>
        </w:rPr>
        <w:t>формирование и редактирование списков специальностей и дисциплин;</w:t>
      </w:r>
    </w:p>
    <w:p w14:paraId="7A1B3B4A" w14:textId="77777777" w:rsidR="00F152E7" w:rsidRPr="00F44847" w:rsidRDefault="00F152E7" w:rsidP="00F44847">
      <w:pPr>
        <w:pStyle w:val="a4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847">
        <w:rPr>
          <w:rFonts w:ascii="Times New Roman" w:hAnsi="Times New Roman" w:cs="Times New Roman"/>
          <w:sz w:val="28"/>
          <w:szCs w:val="28"/>
        </w:rPr>
        <w:t>учёт часов по каждому виду занятий;</w:t>
      </w:r>
    </w:p>
    <w:p w14:paraId="01BE8BC9" w14:textId="77777777" w:rsidR="00F152E7" w:rsidRPr="00F44847" w:rsidRDefault="00F152E7" w:rsidP="00F44847">
      <w:pPr>
        <w:pStyle w:val="a4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847">
        <w:rPr>
          <w:rFonts w:ascii="Times New Roman" w:hAnsi="Times New Roman" w:cs="Times New Roman"/>
          <w:sz w:val="28"/>
          <w:szCs w:val="28"/>
        </w:rPr>
        <w:t>отображение связи между кафедрой и дисциплинами;</w:t>
      </w:r>
    </w:p>
    <w:p w14:paraId="060541EA" w14:textId="77777777" w:rsidR="00F152E7" w:rsidRPr="00F44847" w:rsidRDefault="00F152E7" w:rsidP="00F44847">
      <w:pPr>
        <w:pStyle w:val="a4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847">
        <w:rPr>
          <w:rFonts w:ascii="Times New Roman" w:hAnsi="Times New Roman" w:cs="Times New Roman"/>
          <w:sz w:val="28"/>
          <w:szCs w:val="28"/>
        </w:rPr>
        <w:t>автоматическую генерацию типовых отчётов;</w:t>
      </w:r>
    </w:p>
    <w:p w14:paraId="12BE61B7" w14:textId="77777777" w:rsidR="00F152E7" w:rsidRPr="00F44847" w:rsidRDefault="00F152E7" w:rsidP="00F44847">
      <w:pPr>
        <w:pStyle w:val="a4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847">
        <w:rPr>
          <w:rFonts w:ascii="Times New Roman" w:hAnsi="Times New Roman" w:cs="Times New Roman"/>
          <w:sz w:val="28"/>
          <w:szCs w:val="28"/>
        </w:rPr>
        <w:t>поддержку фильтрации и поиска по заданным критериям.</w:t>
      </w:r>
    </w:p>
    <w:p w14:paraId="2CB75A53" w14:textId="77777777" w:rsidR="00072F96" w:rsidRPr="00A87D7F" w:rsidRDefault="00F152E7" w:rsidP="00F15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Таким образом, внедрение программной системы значительно облегчит работу сотрудников методического отдела, сократит количество ручной работы, повысит точность учёта и улучшит управляемость обр</w:t>
      </w:r>
      <w:r>
        <w:rPr>
          <w:rFonts w:ascii="Times New Roman" w:hAnsi="Times New Roman" w:cs="Times New Roman"/>
          <w:sz w:val="28"/>
          <w:szCs w:val="28"/>
        </w:rPr>
        <w:t>азовательного процесса в целом.</w:t>
      </w:r>
    </w:p>
    <w:p w14:paraId="1110FD3B" w14:textId="77777777" w:rsidR="00E53FBF" w:rsidRDefault="00115119" w:rsidP="008319C6">
      <w:pPr>
        <w:pStyle w:val="2"/>
      </w:pPr>
      <w:bookmarkStart w:id="264" w:name="_Toc199780908"/>
      <w:r>
        <w:t>1.4 Постановка задачи</w:t>
      </w:r>
      <w:bookmarkEnd w:id="264"/>
    </w:p>
    <w:p w14:paraId="53CF7ECF" w14:textId="77777777" w:rsidR="00F152E7" w:rsidRPr="00F152E7" w:rsidRDefault="00F152E7" w:rsidP="00F15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Целью данной курсовой работы является разработка программной системы, предназначенной для сотрудника методического отдела института. Система должна обеспечить удобное хранение, обработку и анализ данных о специальностях, кафедрах и дисциплинах, а также предоставить возможности для формирования отчётной информации по запросу.</w:t>
      </w:r>
    </w:p>
    <w:p w14:paraId="5A40C080" w14:textId="77777777" w:rsidR="00F152E7" w:rsidRPr="00F152E7" w:rsidRDefault="00F152E7" w:rsidP="00F15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Для достижения этой цели необходимо решить следующие задачи:</w:t>
      </w:r>
    </w:p>
    <w:p w14:paraId="0125C2E0" w14:textId="77777777" w:rsidR="00F152E7" w:rsidRPr="00F152E7" w:rsidRDefault="00F152E7" w:rsidP="000D1AA0">
      <w:pPr>
        <w:pStyle w:val="a4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Определить структуру данных, отражающих предметную область:</w:t>
      </w:r>
    </w:p>
    <w:p w14:paraId="20B1ACB8" w14:textId="77777777" w:rsidR="00F152E7" w:rsidRPr="00F152E7" w:rsidRDefault="00F152E7" w:rsidP="000D1AA0">
      <w:pPr>
        <w:pStyle w:val="a4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Специальности (код, название, квалификация, форма обучения);</w:t>
      </w:r>
    </w:p>
    <w:p w14:paraId="5B3BE22A" w14:textId="77777777" w:rsidR="00F152E7" w:rsidRPr="00F152E7" w:rsidRDefault="00F152E7" w:rsidP="000D1AA0">
      <w:pPr>
        <w:pStyle w:val="a4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Кафедры (название, факультет, телефоны);</w:t>
      </w:r>
    </w:p>
    <w:p w14:paraId="23604A00" w14:textId="77777777" w:rsidR="00F152E7" w:rsidRPr="00F152E7" w:rsidRDefault="00F152E7" w:rsidP="000D1AA0">
      <w:pPr>
        <w:pStyle w:val="a4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lastRenderedPageBreak/>
        <w:t>Дисциплины (название, семестр, структура занятий, формы отчётности).</w:t>
      </w:r>
    </w:p>
    <w:p w14:paraId="4003B0FA" w14:textId="77777777" w:rsidR="00F152E7" w:rsidRPr="00F152E7" w:rsidRDefault="00F152E7" w:rsidP="000D1AA0">
      <w:pPr>
        <w:pStyle w:val="a4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Разработать внутренние связи между объектами, обеспечивающие логическую целостность информации (например, связь дисциплин с кафедрами и специальностями).</w:t>
      </w:r>
    </w:p>
    <w:p w14:paraId="68A92B87" w14:textId="77777777" w:rsidR="00F152E7" w:rsidRPr="00F152E7" w:rsidRDefault="00F152E7" w:rsidP="000D1AA0">
      <w:pPr>
        <w:pStyle w:val="a4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Реализовать механизм хранения данных с возможностью добавления, редактирования и удаления записей.</w:t>
      </w:r>
    </w:p>
    <w:p w14:paraId="3CF7C989" w14:textId="77777777" w:rsidR="00F152E7" w:rsidRPr="00F152E7" w:rsidRDefault="00F152E7" w:rsidP="00F15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Реализовать функциональность для решения типовых задач сотрудника, таких как:</w:t>
      </w:r>
    </w:p>
    <w:p w14:paraId="08FB7167" w14:textId="77777777" w:rsidR="00F152E7" w:rsidRPr="00F152E7" w:rsidRDefault="00F152E7" w:rsidP="000D1AA0">
      <w:pPr>
        <w:pStyle w:val="a4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Вывод всех дисциплин для заданной специальности;</w:t>
      </w:r>
    </w:p>
    <w:p w14:paraId="313A2DB9" w14:textId="77777777" w:rsidR="00F152E7" w:rsidRPr="00F152E7" w:rsidRDefault="00F152E7" w:rsidP="000D1AA0">
      <w:pPr>
        <w:pStyle w:val="a4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Подсчёт общего количества лабораторных часов;</w:t>
      </w:r>
    </w:p>
    <w:p w14:paraId="1FF8D99E" w14:textId="77777777" w:rsidR="00F152E7" w:rsidRPr="00F152E7" w:rsidRDefault="00F152E7" w:rsidP="000D1AA0">
      <w:pPr>
        <w:pStyle w:val="a4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Определение семестровой нагрузки кафедры;</w:t>
      </w:r>
    </w:p>
    <w:p w14:paraId="28C139D9" w14:textId="77777777" w:rsidR="00F152E7" w:rsidRPr="00F152E7" w:rsidRDefault="00F152E7" w:rsidP="000D1AA0">
      <w:pPr>
        <w:pStyle w:val="a4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Поиск дисциплин с минимальной и максимальной продолжительностью;</w:t>
      </w:r>
    </w:p>
    <w:p w14:paraId="17D4FD32" w14:textId="77777777" w:rsidR="00F152E7" w:rsidRPr="00F152E7" w:rsidRDefault="00F152E7" w:rsidP="000D1AA0">
      <w:pPr>
        <w:pStyle w:val="a4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Учёт количества экзаменов, зачётов и курсовых по кафедрам.</w:t>
      </w:r>
    </w:p>
    <w:p w14:paraId="610225F4" w14:textId="77777777" w:rsidR="00F152E7" w:rsidRPr="00F152E7" w:rsidRDefault="00F152E7" w:rsidP="000D1AA0">
      <w:pPr>
        <w:pStyle w:val="a4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Обеспечить пользовательский интерфейс, позволяющий легко взаимодействовать с данными, быстро получать нужную информацию и формировать отчёты.</w:t>
      </w:r>
    </w:p>
    <w:p w14:paraId="2A76E3B9" w14:textId="77777777" w:rsidR="00F152E7" w:rsidRPr="00F152E7" w:rsidRDefault="00F152E7" w:rsidP="00F15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Ожидаемый результат — программная система, позволяющая автоматизировать рутинную деятельность методического отдела, повысить точность учёта, сократить затраты времени на обработку информации и предоставить возможность анализа данных в удобной форме.</w:t>
      </w:r>
    </w:p>
    <w:p w14:paraId="2E0B0122" w14:textId="77777777" w:rsidR="008E09D7" w:rsidRDefault="008E09D7" w:rsidP="008E0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7372F6B" w14:textId="77777777" w:rsidR="002A463B" w:rsidRDefault="002A463B" w:rsidP="008E0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B23134F" w14:textId="77777777" w:rsidR="002A463B" w:rsidRDefault="002A463B" w:rsidP="008E0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BA885DB" w14:textId="77777777" w:rsidR="002A463B" w:rsidRDefault="002A463B" w:rsidP="008E0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B23F953" w14:textId="77777777" w:rsidR="002A463B" w:rsidRDefault="002A463B" w:rsidP="008E0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E20CC08" w14:textId="77777777" w:rsidR="002A463B" w:rsidRDefault="002A463B" w:rsidP="008E0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B401185" w14:textId="77777777" w:rsidR="002A463B" w:rsidDel="00B310DD" w:rsidRDefault="002A463B" w:rsidP="008E09D7">
      <w:pPr>
        <w:spacing w:after="0" w:line="360" w:lineRule="auto"/>
        <w:ind w:firstLine="709"/>
        <w:jc w:val="both"/>
        <w:rPr>
          <w:del w:id="265" w:author="Hitech" w:date="2025-06-20T21:49:00Z"/>
          <w:rFonts w:ascii="Times New Roman" w:hAnsi="Times New Roman" w:cs="Times New Roman"/>
          <w:sz w:val="28"/>
        </w:rPr>
      </w:pPr>
    </w:p>
    <w:p w14:paraId="23ECE127" w14:textId="77777777" w:rsidR="002A463B" w:rsidDel="00B310DD" w:rsidRDefault="002A463B" w:rsidP="008E09D7">
      <w:pPr>
        <w:spacing w:after="0" w:line="360" w:lineRule="auto"/>
        <w:ind w:firstLine="709"/>
        <w:jc w:val="both"/>
        <w:rPr>
          <w:del w:id="266" w:author="Hitech" w:date="2025-06-20T21:49:00Z"/>
          <w:rFonts w:ascii="Times New Roman" w:hAnsi="Times New Roman" w:cs="Times New Roman"/>
          <w:sz w:val="28"/>
        </w:rPr>
      </w:pPr>
    </w:p>
    <w:p w14:paraId="518653BB" w14:textId="77777777" w:rsidR="002A463B" w:rsidRDefault="002A463B" w:rsidP="00B310DD">
      <w:pPr>
        <w:spacing w:after="0" w:line="360" w:lineRule="auto"/>
        <w:jc w:val="both"/>
        <w:rPr>
          <w:rFonts w:ascii="Times New Roman" w:hAnsi="Times New Roman" w:cs="Times New Roman"/>
          <w:sz w:val="28"/>
        </w:rPr>
        <w:pPrChange w:id="267" w:author="Hitech" w:date="2025-06-20T21:49:00Z">
          <w:pPr>
            <w:spacing w:after="0" w:line="360" w:lineRule="auto"/>
            <w:ind w:firstLine="709"/>
            <w:jc w:val="both"/>
          </w:pPr>
        </w:pPrChange>
      </w:pPr>
    </w:p>
    <w:p w14:paraId="2947207A" w14:textId="77777777" w:rsidR="0027370C" w:rsidRDefault="0027370C" w:rsidP="00EB5F03">
      <w:pPr>
        <w:pStyle w:val="1"/>
        <w:spacing w:before="0"/>
      </w:pPr>
      <w:bookmarkStart w:id="268" w:name="_Toc199780909"/>
      <w:r>
        <w:lastRenderedPageBreak/>
        <w:t>ГЛАВА 2. ПРАКТИЧЕСК</w:t>
      </w:r>
      <w:r w:rsidR="00575BAA">
        <w:t>АЯ РЕАЛИЗАЦИЯ ИНФОРМАЦИОННОЙ СИСТЕМЫ</w:t>
      </w:r>
      <w:bookmarkEnd w:id="268"/>
    </w:p>
    <w:p w14:paraId="28B59F3F" w14:textId="77777777" w:rsidR="00114EC6" w:rsidRDefault="009A2EA4" w:rsidP="000D1AA0">
      <w:pPr>
        <w:pStyle w:val="2"/>
        <w:numPr>
          <w:ilvl w:val="1"/>
          <w:numId w:val="22"/>
        </w:numPr>
        <w:spacing w:before="0"/>
      </w:pPr>
      <w:r>
        <w:t xml:space="preserve"> </w:t>
      </w:r>
      <w:bookmarkStart w:id="269" w:name="_Toc199780910"/>
      <w:r w:rsidRPr="009A2EA4">
        <w:t>Практическая задача и выбор средств реализации</w:t>
      </w:r>
      <w:bookmarkEnd w:id="269"/>
    </w:p>
    <w:p w14:paraId="5AAAECD5" w14:textId="77777777" w:rsidR="009A2EA4" w:rsidRPr="009A2EA4" w:rsidRDefault="009A2EA4" w:rsidP="009A2E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A2EA4">
        <w:rPr>
          <w:rFonts w:ascii="Times New Roman" w:hAnsi="Times New Roman" w:cs="Times New Roman"/>
          <w:sz w:val="28"/>
        </w:rPr>
        <w:t>Методический отдел института работает с большим объёмом информации, связанной со специальностями, кафедрами и учебными дисциплинами. Для упрощения этой работы в рамках курсового проекта разрабатывается программная система, предназначенная для хранения, обработки и анализа таких данных.</w:t>
      </w:r>
    </w:p>
    <w:p w14:paraId="6A4C8304" w14:textId="77777777" w:rsidR="009A2EA4" w:rsidRPr="009A2EA4" w:rsidRDefault="009A2EA4" w:rsidP="009A2E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A2EA4">
        <w:rPr>
          <w:rFonts w:ascii="Times New Roman" w:hAnsi="Times New Roman" w:cs="Times New Roman"/>
          <w:sz w:val="28"/>
        </w:rPr>
        <w:t>Основной целью проекта является создание простой и удобной программы, которая позволит вводить и редактировать сведения о специальностях, кафедрах и дисциплинах, а также получать нужные отчёты, такие как список дисциплин по специальности, учебная нагрузка кафедры, общее колич</w:t>
      </w:r>
      <w:r>
        <w:rPr>
          <w:rFonts w:ascii="Times New Roman" w:hAnsi="Times New Roman" w:cs="Times New Roman"/>
          <w:sz w:val="28"/>
        </w:rPr>
        <w:t>ество экзаменов и зачётов и др.</w:t>
      </w:r>
    </w:p>
    <w:p w14:paraId="144B0FEA" w14:textId="77777777" w:rsidR="009A2EA4" w:rsidRPr="009A2EA4" w:rsidRDefault="009A2EA4" w:rsidP="009A2E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A2EA4">
        <w:rPr>
          <w:rFonts w:ascii="Times New Roman" w:hAnsi="Times New Roman" w:cs="Times New Roman"/>
          <w:sz w:val="28"/>
        </w:rPr>
        <w:t>Для реализации выбран язык программирования C# версии 7.3, так как он хорошо подходит для объектно-ориентированной разработки и предоставляет готовые средства для работы с коллекциями, файлами и консольным интерфейсом. Программа реализована в виде консольного приложения, что упрощает её использование и делает доступной на большинстве компьютеров без необходимости устано</w:t>
      </w:r>
      <w:r>
        <w:rPr>
          <w:rFonts w:ascii="Times New Roman" w:hAnsi="Times New Roman" w:cs="Times New Roman"/>
          <w:sz w:val="28"/>
        </w:rPr>
        <w:t>вки дополнительных компонентов.</w:t>
      </w:r>
    </w:p>
    <w:p w14:paraId="1EAE4739" w14:textId="77777777" w:rsidR="009A2EA4" w:rsidRPr="005C554A" w:rsidRDefault="009A2EA4" w:rsidP="005C55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A2EA4">
        <w:rPr>
          <w:rFonts w:ascii="Times New Roman" w:hAnsi="Times New Roman" w:cs="Times New Roman"/>
          <w:sz w:val="28"/>
        </w:rPr>
        <w:t>Система включает основные функции: добавление, удаление и просмотр информации, а также сохранение данных между сеансами. Все сведения группируются в списки: специальности, кафедры, дисциплины. Также предусмотрен набор запросов, позволяющих сотруднику методического отдела быстро получ</w:t>
      </w:r>
      <w:r>
        <w:rPr>
          <w:rFonts w:ascii="Times New Roman" w:hAnsi="Times New Roman" w:cs="Times New Roman"/>
          <w:sz w:val="28"/>
        </w:rPr>
        <w:t>ать нужную инфо</w:t>
      </w:r>
      <w:r w:rsidR="005C554A">
        <w:rPr>
          <w:rFonts w:ascii="Times New Roman" w:hAnsi="Times New Roman" w:cs="Times New Roman"/>
          <w:sz w:val="28"/>
        </w:rPr>
        <w:t xml:space="preserve">рмацию в удобной форме </w:t>
      </w:r>
    </w:p>
    <w:p w14:paraId="1EEF0690" w14:textId="77777777" w:rsidR="00691F1D" w:rsidRPr="00EE0E74" w:rsidRDefault="00EE0E74" w:rsidP="00EE0E74">
      <w:pPr>
        <w:pStyle w:val="2"/>
      </w:pPr>
      <w:bookmarkStart w:id="270" w:name="_Toc199780911"/>
      <w:r w:rsidRPr="000B0C12">
        <w:t xml:space="preserve">2.2 </w:t>
      </w:r>
      <w:r w:rsidR="000B0C12">
        <w:t>Руководство</w:t>
      </w:r>
      <w:r w:rsidR="00691F1D" w:rsidRPr="00EE0E74">
        <w:t xml:space="preserve"> пользователя</w:t>
      </w:r>
      <w:bookmarkEnd w:id="270"/>
    </w:p>
    <w:p w14:paraId="52DB8646" w14:textId="77777777" w:rsidR="00D70A78" w:rsidRDefault="00D70A78" w:rsidP="00D70A78">
      <w:pPr>
        <w:pStyle w:val="ad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 xml:space="preserve">Архитектура программного обеспечения определяет организацию компонентов системы, их взаимодействие и принципы построения. Для </w:t>
      </w: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lastRenderedPageBreak/>
        <w:t>реализации программной системы, предназначенной для сотрудника методического отдела института, был выбран объектно-ориентированный подход, обеспечивающий модульность, удобство сопровожден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 xml:space="preserve">ия и устойчивость к изменениям. </w:t>
      </w:r>
    </w:p>
    <w:p w14:paraId="4ABAFB9A" w14:textId="77777777" w:rsidR="00D70A78" w:rsidRPr="00D70A78" w:rsidRDefault="00D70A78" w:rsidP="00D70A78">
      <w:pPr>
        <w:pStyle w:val="ad"/>
        <w:spacing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Обоснование выбора архитектуры</w:t>
      </w:r>
    </w:p>
    <w:p w14:paraId="02532A6D" w14:textId="77777777" w:rsidR="00D70A78" w:rsidRPr="00D70A78" w:rsidRDefault="00D70A78" w:rsidP="00D70A78">
      <w:pPr>
        <w:pStyle w:val="ad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Объектно-ориентированная архитектура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 xml:space="preserve"> выбрана по следующим причинам:</w:t>
      </w:r>
    </w:p>
    <w:p w14:paraId="4B8F4527" w14:textId="77777777" w:rsidR="00D70A78" w:rsidRPr="00D70A78" w:rsidRDefault="00D70A78" w:rsidP="000D1AA0">
      <w:pPr>
        <w:pStyle w:val="ad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Структурированность: каждая логическая единица (специальность, кафедра, дисциплина) реализуется в виде отдельного класса, что упроща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ет восприятие и поддержку кода;</w:t>
      </w:r>
    </w:p>
    <w:p w14:paraId="525CD3CB" w14:textId="77777777" w:rsidR="00D70A78" w:rsidRPr="00D70A78" w:rsidRDefault="00D70A78" w:rsidP="000D1AA0">
      <w:pPr>
        <w:pStyle w:val="ad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Инкапсуляция данных: все свойства и методы работы с объектами сосредоточены внутри соответствующих классов, что повышает надёжность и защищённость данных;</w:t>
      </w:r>
    </w:p>
    <w:p w14:paraId="4E35EF6F" w14:textId="77777777" w:rsidR="00D70A78" w:rsidRPr="00D70A78" w:rsidRDefault="00D70A78" w:rsidP="00D70A78">
      <w:pPr>
        <w:pStyle w:val="ad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</w:p>
    <w:p w14:paraId="062F4341" w14:textId="77777777" w:rsidR="00D70A78" w:rsidRPr="00D70A78" w:rsidRDefault="00D70A78" w:rsidP="000D1AA0">
      <w:pPr>
        <w:pStyle w:val="ad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Гибкость: при изменении требований или добавлении новых функций архитектура не требует полной переработки системы;</w:t>
      </w:r>
    </w:p>
    <w:p w14:paraId="5E33C47E" w14:textId="77777777" w:rsidR="00D70A78" w:rsidRPr="00D70A78" w:rsidRDefault="00D70A78" w:rsidP="00D70A78">
      <w:pPr>
        <w:pStyle w:val="ad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Универсальность: объектно-ориентированный подход широко используется в образовательных и производственных проектах, что делает систему уд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обной для дальнейшего развития.</w:t>
      </w:r>
    </w:p>
    <w:p w14:paraId="0305F23D" w14:textId="77777777" w:rsidR="00D70A78" w:rsidRPr="00D70A78" w:rsidRDefault="00D70A78" w:rsidP="00D70A78">
      <w:pPr>
        <w:pStyle w:val="ad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Система логически разделена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 xml:space="preserve"> на четыре основные компонента:</w:t>
      </w:r>
    </w:p>
    <w:p w14:paraId="162AC72F" w14:textId="77777777" w:rsidR="00D70A78" w:rsidRPr="00D70A78" w:rsidRDefault="00D70A78" w:rsidP="000D1AA0">
      <w:pPr>
        <w:pStyle w:val="ad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Модели данных — классы Specialty, Department и Discipline, отражающие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 xml:space="preserve"> структуру хранимой информации;</w:t>
      </w:r>
    </w:p>
    <w:p w14:paraId="02281253" w14:textId="77777777" w:rsidR="00D70A78" w:rsidRPr="00D70A78" w:rsidRDefault="00D70A78" w:rsidP="000D1AA0">
      <w:pPr>
        <w:pStyle w:val="ad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Методы управления — процедуры добавления, удалени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я, поиска и отображения данных;</w:t>
      </w:r>
    </w:p>
    <w:p w14:paraId="56539FC4" w14:textId="77777777" w:rsidR="00D70A78" w:rsidRPr="00D70A78" w:rsidRDefault="00D70A78" w:rsidP="000D1AA0">
      <w:pPr>
        <w:pStyle w:val="ad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Система хранения — текстовые файлы, в которых сохраняются данные между с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ессиями;</w:t>
      </w:r>
    </w:p>
    <w:p w14:paraId="61250316" w14:textId="77777777" w:rsidR="00D70A78" w:rsidRPr="00D70A78" w:rsidRDefault="00D70A78" w:rsidP="000D1AA0">
      <w:pPr>
        <w:pStyle w:val="ad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Интерфейс взаимодействия с пользователем — консольное меню с выбором действия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 xml:space="preserve"> и пошаговым вводом параметров.</w:t>
      </w:r>
    </w:p>
    <w:p w14:paraId="63F44E83" w14:textId="77777777" w:rsidR="00D70A78" w:rsidRPr="00D70A78" w:rsidRDefault="00D70A78" w:rsidP="00D70A78">
      <w:pPr>
        <w:pStyle w:val="ad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 xml:space="preserve">Для хранения информации используются коллекции типа List&lt;T&gt;, предоставляющие удобные методы для обработки и сортировки данных. </w:t>
      </w: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lastRenderedPageBreak/>
        <w:t xml:space="preserve">Запись и чтение данных реализуются через сериализацию в текстовые файлы с разделителем (;), что позволяет быстро восстановить структуру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объектов при следующем запуске.</w:t>
      </w:r>
    </w:p>
    <w:p w14:paraId="2E74EA88" w14:textId="77777777" w:rsidR="00D70A78" w:rsidRPr="00D70A78" w:rsidRDefault="00D70A78" w:rsidP="00D70A78">
      <w:pPr>
        <w:pStyle w:val="ad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Приложение сохраняет всю введённую пользователем информацию в текстовые файлы. При запуске данные считываются из этих файлов и преобразуются в объекты соответствующих классов. При выходе из программы они перезаписываются с учётом всех изменений. Эт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от подход позволяет обеспечить:</w:t>
      </w:r>
    </w:p>
    <w:p w14:paraId="56562F4F" w14:textId="77777777" w:rsidR="00D70A78" w:rsidRPr="00D70A78" w:rsidRDefault="00D70A78" w:rsidP="000D1AA0">
      <w:pPr>
        <w:pStyle w:val="ad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С</w:t>
      </w: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охранность данных без использования внешни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х СУБД;</w:t>
      </w:r>
    </w:p>
    <w:p w14:paraId="4361C39D" w14:textId="77777777" w:rsidR="00D70A78" w:rsidRPr="00D70A78" w:rsidRDefault="00D70A78" w:rsidP="000D1AA0">
      <w:pPr>
        <w:pStyle w:val="ad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П</w:t>
      </w: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ростую ручную пр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оверку и редактирование файлов;</w:t>
      </w:r>
    </w:p>
    <w:p w14:paraId="189A36AE" w14:textId="77777777" w:rsidR="00D70A78" w:rsidRPr="00D70A78" w:rsidRDefault="00D70A78" w:rsidP="000D1AA0">
      <w:pPr>
        <w:pStyle w:val="ad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Н</w:t>
      </w: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адёжную работу на любой платформе без необходимост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и установки дополнительного ПО.</w:t>
      </w:r>
    </w:p>
    <w:p w14:paraId="6F30601D" w14:textId="77777777" w:rsidR="00D70A78" w:rsidRPr="00D70A78" w:rsidRDefault="00D70A78" w:rsidP="00D70A78">
      <w:pPr>
        <w:pStyle w:val="ad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При необходимости архитектура позволяет безболезненно перейти к испо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льзованию баз данных в будущем.</w:t>
      </w:r>
    </w:p>
    <w:p w14:paraId="2DE42D80" w14:textId="77777777" w:rsidR="00D70A78" w:rsidRPr="00D70A78" w:rsidRDefault="00D70A78" w:rsidP="00D70A78">
      <w:pPr>
        <w:pStyle w:val="ad"/>
        <w:spacing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Особенности реализации</w:t>
      </w:r>
    </w:p>
    <w:p w14:paraId="25B24FCF" w14:textId="77777777" w:rsidR="00D70A78" w:rsidRPr="00D70A78" w:rsidRDefault="00D70A78" w:rsidP="00D70A78">
      <w:pPr>
        <w:pStyle w:val="ad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Разработка выполнялась на языке C# (версия 7.3), с использованием стандартных средств платформы .NET. В качестве пользовательского интерфейса выбрано консол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ьное приложение, поскольку оно:</w:t>
      </w:r>
    </w:p>
    <w:p w14:paraId="44AC768A" w14:textId="77777777" w:rsidR="00D70A78" w:rsidRPr="00D70A78" w:rsidRDefault="00D70A78" w:rsidP="000D1AA0">
      <w:pPr>
        <w:pStyle w:val="ad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Н</w:t>
      </w: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е требует графической оболочки и дополнительных зависим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остей;</w:t>
      </w:r>
    </w:p>
    <w:p w14:paraId="274C6AC5" w14:textId="77777777" w:rsidR="00D70A78" w:rsidRPr="00D70A78" w:rsidRDefault="00D70A78" w:rsidP="000D1AA0">
      <w:pPr>
        <w:pStyle w:val="ad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Л</w:t>
      </w: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егко реализуетс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я и подходит для учебных задач;</w:t>
      </w:r>
    </w:p>
    <w:p w14:paraId="39A8CADA" w14:textId="77777777" w:rsidR="00D70A78" w:rsidRPr="00D70A78" w:rsidRDefault="00D70A78" w:rsidP="000D1AA0">
      <w:pPr>
        <w:pStyle w:val="ad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У</w:t>
      </w: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добно при отлад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ке и проверке функциональности.</w:t>
      </w:r>
    </w:p>
    <w:p w14:paraId="1B7AEB62" w14:textId="77777777" w:rsidR="005C6CDD" w:rsidRDefault="00D70A78" w:rsidP="00D70A78">
      <w:pPr>
        <w:pStyle w:val="a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Работа с пользователем построена через текстовое меню, предлагающее действия по управлению данными и получению отчётов. Такой подход позволяет последовательно реализовать логику системы и упростить восприятие даже для неподготовленного пользователя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.</w:t>
      </w:r>
    </w:p>
    <w:p w14:paraId="55A4CE71" w14:textId="77777777" w:rsidR="00184568" w:rsidRDefault="005C554A" w:rsidP="007A6E6D">
      <w:pPr>
        <w:keepNext/>
        <w:spacing w:after="0" w:line="360" w:lineRule="auto"/>
        <w:ind w:firstLine="709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0356DF8" wp14:editId="2CC8A16F">
            <wp:extent cx="2924175" cy="32099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959A" w14:textId="77777777" w:rsidR="00184568" w:rsidRPr="000865A4" w:rsidRDefault="005C554A" w:rsidP="00184568">
      <w:pPr>
        <w:pStyle w:val="ad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Рис. 1 М</w:t>
      </w:r>
      <w:r w:rsidR="00184568" w:rsidRPr="007A6E6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еню программы</w:t>
      </w:r>
    </w:p>
    <w:p w14:paraId="7BC7F288" w14:textId="77777777" w:rsidR="005C554A" w:rsidRPr="005C554A" w:rsidRDefault="005C554A" w:rsidP="005C554A"/>
    <w:p w14:paraId="40B05773" w14:textId="77777777" w:rsidR="005C554A" w:rsidRDefault="005C554A" w:rsidP="005C554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специальности.</w:t>
      </w:r>
    </w:p>
    <w:p w14:paraId="48179CFC" w14:textId="77777777" w:rsidR="005C554A" w:rsidRPr="005C554A" w:rsidRDefault="005C554A" w:rsidP="000B69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54A">
        <w:rPr>
          <w:rFonts w:ascii="Times New Roman" w:hAnsi="Times New Roman" w:cs="Times New Roman"/>
          <w:sz w:val="28"/>
          <w:szCs w:val="28"/>
        </w:rPr>
        <w:t>На изображении показан процесс добавления новой специальности через консольное меню приложения. Пользователь поочерёдно вводит:</w:t>
      </w:r>
    </w:p>
    <w:p w14:paraId="4CEE50F4" w14:textId="77777777" w:rsidR="005C554A" w:rsidRPr="005C554A" w:rsidRDefault="005C554A" w:rsidP="000B69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54A">
        <w:rPr>
          <w:rFonts w:ascii="Times New Roman" w:hAnsi="Times New Roman" w:cs="Times New Roman"/>
          <w:sz w:val="28"/>
          <w:szCs w:val="28"/>
        </w:rPr>
        <w:t xml:space="preserve">После ввода всех данных система выводит сообщение: </w:t>
      </w:r>
      <w:r w:rsidRPr="005C554A">
        <w:rPr>
          <w:rFonts w:ascii="Times New Roman" w:hAnsi="Times New Roman" w:cs="Times New Roman"/>
          <w:bCs/>
          <w:sz w:val="28"/>
          <w:szCs w:val="28"/>
        </w:rPr>
        <w:t>"Специальность добавлена."</w:t>
      </w:r>
      <w:r w:rsidRPr="005C554A">
        <w:rPr>
          <w:rFonts w:ascii="Times New Roman" w:hAnsi="Times New Roman" w:cs="Times New Roman"/>
          <w:sz w:val="28"/>
          <w:szCs w:val="28"/>
        </w:rPr>
        <w:t>, подтверждающее успешное сохранение информации.</w:t>
      </w:r>
    </w:p>
    <w:p w14:paraId="6DA47F93" w14:textId="77777777" w:rsidR="005C554A" w:rsidRDefault="005C554A" w:rsidP="000B69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54A">
        <w:rPr>
          <w:rFonts w:ascii="Times New Roman" w:hAnsi="Times New Roman" w:cs="Times New Roman"/>
          <w:sz w:val="28"/>
          <w:szCs w:val="28"/>
        </w:rPr>
        <w:t>Этот процесс реализован с помощью метода AddSpecialty(), который сохраняет введённые данные в список специальностей и записывает их в файл для дальнейшего использования.</w:t>
      </w:r>
    </w:p>
    <w:p w14:paraId="5ABF098F" w14:textId="77777777" w:rsidR="005C554A" w:rsidRDefault="005C554A" w:rsidP="005C554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7E5DDBE" wp14:editId="38788144">
            <wp:extent cx="3371850" cy="8572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A729" w14:textId="77777777" w:rsidR="00E470E1" w:rsidRDefault="005C554A" w:rsidP="00E470E1">
      <w:pPr>
        <w:pStyle w:val="ad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Рис. 2</w:t>
      </w:r>
      <w:r w:rsidR="00E470E1" w:rsidRPr="007A6E6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Добавление специальности</w:t>
      </w:r>
    </w:p>
    <w:p w14:paraId="11BFC589" w14:textId="77777777" w:rsidR="002A463B" w:rsidRPr="002A463B" w:rsidRDefault="002A463B" w:rsidP="002A463B"/>
    <w:p w14:paraId="0509D325" w14:textId="77777777" w:rsidR="00E470E1" w:rsidRPr="00962055" w:rsidRDefault="005C554A" w:rsidP="00962055">
      <w:pPr>
        <w:pStyle w:val="2"/>
        <w:rPr>
          <w:b w:val="0"/>
        </w:rPr>
      </w:pPr>
      <w:r w:rsidRPr="00962055">
        <w:rPr>
          <w:b w:val="0"/>
        </w:rPr>
        <w:t>Добавление кафедры</w:t>
      </w:r>
    </w:p>
    <w:p w14:paraId="64F5D2A9" w14:textId="77777777" w:rsidR="00E470E1" w:rsidRDefault="00E470E1" w:rsidP="000B69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пользо</w:t>
      </w:r>
      <w:r w:rsidR="00962055">
        <w:rPr>
          <w:rFonts w:ascii="Times New Roman" w:hAnsi="Times New Roman" w:cs="Times New Roman"/>
          <w:sz w:val="28"/>
          <w:szCs w:val="28"/>
        </w:rPr>
        <w:t>вателю необходимо добавить кафедру</w:t>
      </w:r>
      <w:r>
        <w:rPr>
          <w:rFonts w:ascii="Times New Roman" w:hAnsi="Times New Roman" w:cs="Times New Roman"/>
          <w:sz w:val="28"/>
          <w:szCs w:val="28"/>
        </w:rPr>
        <w:t xml:space="preserve"> ему необходимо перейти на </w:t>
      </w:r>
      <w:r w:rsidR="00962055">
        <w:rPr>
          <w:rFonts w:ascii="Times New Roman" w:hAnsi="Times New Roman" w:cs="Times New Roman"/>
          <w:sz w:val="28"/>
          <w:szCs w:val="28"/>
        </w:rPr>
        <w:t>пятый</w:t>
      </w:r>
      <w:r>
        <w:rPr>
          <w:rFonts w:ascii="Times New Roman" w:hAnsi="Times New Roman" w:cs="Times New Roman"/>
          <w:sz w:val="28"/>
          <w:szCs w:val="28"/>
        </w:rPr>
        <w:t xml:space="preserve"> пункт и ввести все необходимые данные</w:t>
      </w:r>
      <w:r w:rsidR="005070A1">
        <w:rPr>
          <w:rFonts w:ascii="Times New Roman" w:hAnsi="Times New Roman" w:cs="Times New Roman"/>
          <w:sz w:val="28"/>
          <w:szCs w:val="28"/>
        </w:rPr>
        <w:t>, данно</w:t>
      </w:r>
      <w:r w:rsidR="00962055">
        <w:rPr>
          <w:rFonts w:ascii="Times New Roman" w:hAnsi="Times New Roman" w:cs="Times New Roman"/>
          <w:sz w:val="28"/>
          <w:szCs w:val="28"/>
        </w:rPr>
        <w:t>е действие показано на рисунке 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9F7B48" w14:textId="77777777" w:rsidR="00E470E1" w:rsidRDefault="005C554A" w:rsidP="007A6E6D">
      <w:pPr>
        <w:keepNext/>
        <w:spacing w:after="0"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203CCDF" wp14:editId="66D73F35">
            <wp:extent cx="3476625" cy="82867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437D" w14:textId="77777777" w:rsidR="005070A1" w:rsidRDefault="00962055" w:rsidP="005070A1">
      <w:pPr>
        <w:pStyle w:val="ad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Рис. 3</w:t>
      </w:r>
      <w:r w:rsidR="00E470E1" w:rsidRPr="007A6E6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="005070A1" w:rsidRPr="007A6E6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Доба</w:t>
      </w:r>
      <w:r w:rsidR="005C554A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вление кафедры</w:t>
      </w:r>
    </w:p>
    <w:p w14:paraId="1FAECD15" w14:textId="77777777" w:rsidR="005C554A" w:rsidRPr="005C554A" w:rsidRDefault="005C554A" w:rsidP="005C554A"/>
    <w:p w14:paraId="0FFE5ABA" w14:textId="77777777" w:rsidR="00184568" w:rsidRPr="00962055" w:rsidRDefault="005C554A" w:rsidP="00962055">
      <w:pPr>
        <w:pStyle w:val="2"/>
        <w:rPr>
          <w:b w:val="0"/>
        </w:rPr>
      </w:pPr>
      <w:r w:rsidRPr="00962055">
        <w:rPr>
          <w:b w:val="0"/>
        </w:rPr>
        <w:t>Добавление дисциплины</w:t>
      </w:r>
    </w:p>
    <w:p w14:paraId="2BEB389C" w14:textId="77777777" w:rsidR="005070A1" w:rsidRDefault="005070A1" w:rsidP="00507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перехода на этот пункт пользователь может добавить нового служащего в файл. Данно</w:t>
      </w:r>
      <w:r w:rsidR="00962055">
        <w:rPr>
          <w:rFonts w:ascii="Times New Roman" w:hAnsi="Times New Roman" w:cs="Times New Roman"/>
          <w:sz w:val="28"/>
          <w:szCs w:val="28"/>
        </w:rPr>
        <w:t>е действие показано на рисунке 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E7847F" w14:textId="77777777" w:rsidR="005070A1" w:rsidRDefault="005C554A" w:rsidP="007A6E6D">
      <w:pPr>
        <w:keepNext/>
        <w:spacing w:after="0"/>
        <w:jc w:val="center"/>
      </w:pPr>
      <w:r>
        <w:rPr>
          <w:noProof/>
          <w:lang w:eastAsia="ru-RU"/>
        </w:rPr>
        <w:drawing>
          <wp:inline distT="0" distB="0" distL="0" distR="0" wp14:anchorId="6AA0B6EF" wp14:editId="3296E822">
            <wp:extent cx="4505325" cy="12858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F572" w14:textId="77777777" w:rsidR="00184568" w:rsidRDefault="00962055" w:rsidP="005070A1">
      <w:pPr>
        <w:pStyle w:val="ad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Рис. 4</w:t>
      </w:r>
      <w:r w:rsidR="005C554A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Добавление дисциплины</w:t>
      </w:r>
    </w:p>
    <w:p w14:paraId="551EF340" w14:textId="77777777" w:rsidR="00962055" w:rsidRPr="00962055" w:rsidRDefault="00962055" w:rsidP="00962055"/>
    <w:p w14:paraId="1F66BA1D" w14:textId="77777777" w:rsidR="00962055" w:rsidRDefault="00962055" w:rsidP="00962055">
      <w:pPr>
        <w:pStyle w:val="2"/>
        <w:rPr>
          <w:b w:val="0"/>
        </w:rPr>
      </w:pPr>
      <w:r w:rsidRPr="00962055">
        <w:rPr>
          <w:b w:val="0"/>
        </w:rPr>
        <w:t>Сведения о специальности, кафедре и</w:t>
      </w:r>
      <w:r>
        <w:rPr>
          <w:b w:val="0"/>
        </w:rPr>
        <w:t xml:space="preserve"> дисциплины</w:t>
      </w:r>
    </w:p>
    <w:p w14:paraId="42FEB889" w14:textId="77777777" w:rsidR="00962055" w:rsidRPr="00962055" w:rsidRDefault="00962055" w:rsidP="000B69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пользователю необходимо увидеть сведения о добавленных или уже имеющихся: специальностях, кафедрах и дисциплинах - то ему </w:t>
      </w:r>
      <w:r w:rsidR="00647D70">
        <w:rPr>
          <w:rFonts w:ascii="Times New Roman" w:hAnsi="Times New Roman" w:cs="Times New Roman"/>
          <w:sz w:val="28"/>
          <w:szCs w:val="28"/>
        </w:rPr>
        <w:t>нужно вызвать действие под номером 2 (сведения о специальностях), 6 (сведения о кафедрах), 9 (сведения о дисциплинах). Результат вызова этих действий показан на рисунке 5.</w:t>
      </w:r>
    </w:p>
    <w:p w14:paraId="40FA3CFB" w14:textId="77777777" w:rsidR="00962055" w:rsidRDefault="00962055" w:rsidP="002A463B">
      <w:r>
        <w:rPr>
          <w:noProof/>
          <w:lang w:eastAsia="ru-RU"/>
        </w:rPr>
        <w:drawing>
          <wp:inline distT="0" distB="0" distL="0" distR="0" wp14:anchorId="62543D1C" wp14:editId="54B9566E">
            <wp:extent cx="5939790" cy="377825"/>
            <wp:effectExtent l="0" t="0" r="381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4186" w14:textId="77777777" w:rsidR="00962055" w:rsidRDefault="00962055" w:rsidP="002A463B">
      <w:r>
        <w:rPr>
          <w:noProof/>
          <w:lang w:eastAsia="ru-RU"/>
        </w:rPr>
        <w:drawing>
          <wp:inline distT="0" distB="0" distL="0" distR="0" wp14:anchorId="65358C15" wp14:editId="524BDE77">
            <wp:extent cx="5939790" cy="377825"/>
            <wp:effectExtent l="0" t="0" r="381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9171" w14:textId="77777777" w:rsidR="00962055" w:rsidRPr="002A463B" w:rsidRDefault="00962055" w:rsidP="002A463B">
      <w:r>
        <w:rPr>
          <w:noProof/>
          <w:lang w:eastAsia="ru-RU"/>
        </w:rPr>
        <w:drawing>
          <wp:inline distT="0" distB="0" distL="0" distR="0" wp14:anchorId="43A25718" wp14:editId="45F401B8">
            <wp:extent cx="5939790" cy="32639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54C5" w14:textId="77777777" w:rsidR="00647D70" w:rsidRDefault="00647D70" w:rsidP="00647D70">
      <w:pPr>
        <w:pStyle w:val="ad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Рис. 5 Сведения</w:t>
      </w:r>
    </w:p>
    <w:p w14:paraId="2590F6AA" w14:textId="77777777" w:rsidR="00647D70" w:rsidRPr="00647D70" w:rsidRDefault="00647D70" w:rsidP="00647D70"/>
    <w:p w14:paraId="4553A8C1" w14:textId="77777777" w:rsidR="00647D70" w:rsidRDefault="00647D70" w:rsidP="000B69BF">
      <w:pPr>
        <w:pStyle w:val="2"/>
        <w:spacing w:before="0" w:line="360" w:lineRule="auto"/>
        <w:rPr>
          <w:b w:val="0"/>
        </w:rPr>
      </w:pPr>
      <w:r>
        <w:rPr>
          <w:b w:val="0"/>
        </w:rPr>
        <w:lastRenderedPageBreak/>
        <w:t>Поиск лабораторных часов</w:t>
      </w:r>
    </w:p>
    <w:p w14:paraId="357DDB84" w14:textId="77777777" w:rsidR="00647D70" w:rsidRDefault="00647D70" w:rsidP="000B69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получения</w:t>
      </w:r>
      <w:r w:rsidR="000B69BF">
        <w:rPr>
          <w:rFonts w:ascii="Times New Roman" w:hAnsi="Times New Roman" w:cs="Times New Roman"/>
          <w:sz w:val="28"/>
          <w:szCs w:val="28"/>
        </w:rPr>
        <w:t xml:space="preserve"> информации</w:t>
      </w:r>
      <w:r>
        <w:rPr>
          <w:rFonts w:ascii="Times New Roman" w:hAnsi="Times New Roman" w:cs="Times New Roman"/>
          <w:sz w:val="28"/>
          <w:szCs w:val="28"/>
        </w:rPr>
        <w:t xml:space="preserve"> о количестве лабораторных часов</w:t>
      </w:r>
      <w:r w:rsidR="000B69BF">
        <w:rPr>
          <w:rFonts w:ascii="Times New Roman" w:hAnsi="Times New Roman" w:cs="Times New Roman"/>
          <w:sz w:val="28"/>
          <w:szCs w:val="28"/>
        </w:rPr>
        <w:t xml:space="preserve"> по дисциплинам</w:t>
      </w:r>
      <w:r>
        <w:rPr>
          <w:rFonts w:ascii="Times New Roman" w:hAnsi="Times New Roman" w:cs="Times New Roman"/>
          <w:sz w:val="28"/>
          <w:szCs w:val="28"/>
        </w:rPr>
        <w:t>, закрепленных за опр</w:t>
      </w:r>
      <w:r w:rsidR="000B69BF">
        <w:rPr>
          <w:rFonts w:ascii="Times New Roman" w:hAnsi="Times New Roman" w:cs="Times New Roman"/>
          <w:sz w:val="28"/>
          <w:szCs w:val="28"/>
        </w:rPr>
        <w:t>еделенной специальностью</w:t>
      </w:r>
      <w:r>
        <w:rPr>
          <w:rFonts w:ascii="Times New Roman" w:hAnsi="Times New Roman" w:cs="Times New Roman"/>
          <w:sz w:val="28"/>
          <w:szCs w:val="28"/>
        </w:rPr>
        <w:t>, пользователь должен воспользоваться 3 действием. Результаты выполнения приложены на рисунке 6.</w:t>
      </w:r>
    </w:p>
    <w:p w14:paraId="385B23E8" w14:textId="77777777" w:rsidR="000B69BF" w:rsidRDefault="000B69BF" w:rsidP="000B69B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CF2CD0E" wp14:editId="49B16A6D">
            <wp:extent cx="2743200" cy="4667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43AA" w14:textId="77777777" w:rsidR="000B69BF" w:rsidRDefault="000B69BF" w:rsidP="000B69BF">
      <w:pPr>
        <w:pStyle w:val="ad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Рис. 6 Лабораторные часы</w:t>
      </w:r>
    </w:p>
    <w:p w14:paraId="2F999611" w14:textId="77777777" w:rsidR="000B69BF" w:rsidRDefault="000B69BF" w:rsidP="000B69BF"/>
    <w:p w14:paraId="321EE4B1" w14:textId="77777777" w:rsidR="000B69BF" w:rsidRDefault="000B69BF" w:rsidP="000B69BF">
      <w:pPr>
        <w:pStyle w:val="2"/>
        <w:spacing w:before="0" w:line="360" w:lineRule="auto"/>
        <w:rPr>
          <w:b w:val="0"/>
        </w:rPr>
      </w:pPr>
      <w:r>
        <w:rPr>
          <w:b w:val="0"/>
        </w:rPr>
        <w:t>Семестровая нагрузка кафедры по специальности</w:t>
      </w:r>
    </w:p>
    <w:p w14:paraId="66381DF6" w14:textId="77777777" w:rsidR="000B69BF" w:rsidRDefault="000B69BF" w:rsidP="000B69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69BF">
        <w:rPr>
          <w:rFonts w:ascii="Times New Roman" w:hAnsi="Times New Roman" w:cs="Times New Roman"/>
          <w:sz w:val="28"/>
          <w:szCs w:val="28"/>
        </w:rPr>
        <w:t>Чтобы получить информацию о семестровой нагрузке кафедры по конкретной специальности, необходимо выполнить</w:t>
      </w:r>
      <w:r>
        <w:rPr>
          <w:rFonts w:ascii="Times New Roman" w:hAnsi="Times New Roman" w:cs="Times New Roman"/>
          <w:sz w:val="28"/>
          <w:szCs w:val="28"/>
        </w:rPr>
        <w:t xml:space="preserve"> 7 действие. Результаты </w:t>
      </w:r>
      <w:r w:rsidRPr="000B69BF">
        <w:rPr>
          <w:rFonts w:ascii="Times New Roman" w:hAnsi="Times New Roman" w:cs="Times New Roman"/>
          <w:sz w:val="28"/>
          <w:szCs w:val="28"/>
        </w:rPr>
        <w:t xml:space="preserve">отображены </w:t>
      </w:r>
      <w:r>
        <w:rPr>
          <w:rFonts w:ascii="Times New Roman" w:hAnsi="Times New Roman" w:cs="Times New Roman"/>
          <w:sz w:val="28"/>
          <w:szCs w:val="28"/>
        </w:rPr>
        <w:t>на рисунке 7</w:t>
      </w:r>
      <w:r w:rsidRPr="000B69BF">
        <w:rPr>
          <w:rFonts w:ascii="Times New Roman" w:hAnsi="Times New Roman" w:cs="Times New Roman"/>
          <w:sz w:val="28"/>
          <w:szCs w:val="28"/>
        </w:rPr>
        <w:t>.</w:t>
      </w:r>
    </w:p>
    <w:p w14:paraId="11E24109" w14:textId="77777777" w:rsidR="000B69BF" w:rsidRDefault="000B69BF" w:rsidP="000B69BF">
      <w:pPr>
        <w:spacing w:after="0" w:line="360" w:lineRule="auto"/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364CB75B" wp14:editId="3822FD25">
            <wp:extent cx="2466975" cy="7620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A181" w14:textId="77777777" w:rsidR="000B69BF" w:rsidRDefault="000B69BF" w:rsidP="000B69BF">
      <w:pPr>
        <w:pStyle w:val="ad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Рис. 7 Семестровая нагрузка</w:t>
      </w:r>
    </w:p>
    <w:p w14:paraId="1771A44A" w14:textId="77777777" w:rsidR="000B69BF" w:rsidRDefault="000B69BF" w:rsidP="000B69BF"/>
    <w:p w14:paraId="7DB856DD" w14:textId="77777777" w:rsidR="000B69BF" w:rsidRDefault="000B69BF" w:rsidP="000B69BF">
      <w:pPr>
        <w:pStyle w:val="2"/>
        <w:spacing w:before="0" w:line="360" w:lineRule="auto"/>
        <w:rPr>
          <w:b w:val="0"/>
        </w:rPr>
      </w:pPr>
      <w:r>
        <w:rPr>
          <w:b w:val="0"/>
        </w:rPr>
        <w:t>Поиск часов по дисциплине</w:t>
      </w:r>
    </w:p>
    <w:p w14:paraId="23E94E07" w14:textId="77777777" w:rsidR="000B69BF" w:rsidRDefault="000B69BF" w:rsidP="000B69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69BF">
        <w:rPr>
          <w:rFonts w:ascii="Times New Roman" w:hAnsi="Times New Roman" w:cs="Times New Roman"/>
          <w:sz w:val="28"/>
          <w:szCs w:val="28"/>
        </w:rPr>
        <w:t>Для получения информации о количестве часов, выделенных на конкретную дисциплину,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пользователю следует выполнить 10 действие. Результаты показаны</w:t>
      </w:r>
      <w:r w:rsidRPr="000B69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рисунке 8</w:t>
      </w:r>
      <w:r w:rsidRPr="000B69BF">
        <w:rPr>
          <w:rFonts w:ascii="Times New Roman" w:hAnsi="Times New Roman" w:cs="Times New Roman"/>
          <w:sz w:val="28"/>
          <w:szCs w:val="28"/>
        </w:rPr>
        <w:t>.</w:t>
      </w:r>
    </w:p>
    <w:p w14:paraId="48633231" w14:textId="77777777" w:rsidR="000B69BF" w:rsidRPr="000B69BF" w:rsidRDefault="000B69BF" w:rsidP="000B69BF">
      <w:pPr>
        <w:jc w:val="center"/>
      </w:pPr>
      <w:r>
        <w:rPr>
          <w:noProof/>
          <w:lang w:eastAsia="ru-RU"/>
        </w:rPr>
        <w:drawing>
          <wp:inline distT="0" distB="0" distL="0" distR="0" wp14:anchorId="31563B2D" wp14:editId="5428F2CE">
            <wp:extent cx="4486275" cy="73342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5EDD" w14:textId="77777777" w:rsidR="000B69BF" w:rsidRDefault="000B69BF" w:rsidP="000B69BF">
      <w:pPr>
        <w:pStyle w:val="ad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Рис. 8 Семестровая нагрузка</w:t>
      </w:r>
    </w:p>
    <w:p w14:paraId="51090EB0" w14:textId="77777777" w:rsidR="00D617F4" w:rsidRDefault="00D617F4" w:rsidP="00D617F4">
      <w:pPr>
        <w:pStyle w:val="2"/>
        <w:spacing w:before="0" w:line="360" w:lineRule="auto"/>
        <w:rPr>
          <w:rFonts w:asciiTheme="minorHAnsi" w:eastAsiaTheme="minorHAnsi" w:hAnsiTheme="minorHAnsi" w:cstheme="minorBidi"/>
          <w:b w:val="0"/>
          <w:sz w:val="22"/>
          <w:szCs w:val="22"/>
        </w:rPr>
      </w:pPr>
    </w:p>
    <w:p w14:paraId="63855DF0" w14:textId="77777777" w:rsidR="00D617F4" w:rsidRDefault="00D617F4" w:rsidP="00D617F4">
      <w:pPr>
        <w:pStyle w:val="2"/>
        <w:spacing w:before="0" w:line="360" w:lineRule="auto"/>
        <w:rPr>
          <w:b w:val="0"/>
        </w:rPr>
      </w:pPr>
      <w:r>
        <w:rPr>
          <w:b w:val="0"/>
        </w:rPr>
        <w:t>Дисциплины по кафедре</w:t>
      </w:r>
    </w:p>
    <w:p w14:paraId="0E719E87" w14:textId="77777777" w:rsidR="00D617F4" w:rsidRPr="00D617F4" w:rsidRDefault="00D617F4" w:rsidP="00D617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7F4">
        <w:rPr>
          <w:rFonts w:ascii="Times New Roman" w:hAnsi="Times New Roman" w:cs="Times New Roman"/>
          <w:sz w:val="28"/>
          <w:szCs w:val="28"/>
        </w:rPr>
        <w:t>Чтобы узнать, какие дисциплины связаны с ко</w:t>
      </w:r>
      <w:r>
        <w:rPr>
          <w:rFonts w:ascii="Times New Roman" w:hAnsi="Times New Roman" w:cs="Times New Roman"/>
          <w:sz w:val="28"/>
          <w:szCs w:val="28"/>
        </w:rPr>
        <w:t xml:space="preserve">нкретной кафедрой, пользователю </w:t>
      </w:r>
      <w:r w:rsidRPr="00D617F4">
        <w:rPr>
          <w:rFonts w:ascii="Times New Roman" w:hAnsi="Times New Roman" w:cs="Times New Roman"/>
          <w:sz w:val="28"/>
          <w:szCs w:val="28"/>
        </w:rPr>
        <w:t>следу</w:t>
      </w:r>
      <w:r>
        <w:rPr>
          <w:rFonts w:ascii="Times New Roman" w:hAnsi="Times New Roman" w:cs="Times New Roman"/>
          <w:sz w:val="28"/>
          <w:szCs w:val="28"/>
        </w:rPr>
        <w:t>ет выполнить 11 действие. Результаты продемонстрированы на рисунке 9</w:t>
      </w:r>
      <w:r w:rsidRPr="000B69BF">
        <w:rPr>
          <w:rFonts w:ascii="Times New Roman" w:hAnsi="Times New Roman" w:cs="Times New Roman"/>
          <w:sz w:val="28"/>
          <w:szCs w:val="28"/>
        </w:rPr>
        <w:t>.</w:t>
      </w:r>
    </w:p>
    <w:p w14:paraId="37DB4875" w14:textId="77777777" w:rsidR="00647D70" w:rsidRPr="00647D70" w:rsidRDefault="00D617F4" w:rsidP="00D617F4">
      <w:pPr>
        <w:jc w:val="center"/>
      </w:pPr>
      <w:r>
        <w:rPr>
          <w:noProof/>
          <w:lang w:eastAsia="ru-RU"/>
        </w:rPr>
        <w:drawing>
          <wp:inline distT="0" distB="0" distL="0" distR="0" wp14:anchorId="41F7B149" wp14:editId="56591F4D">
            <wp:extent cx="3400425" cy="47625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78CF" w14:textId="77777777" w:rsidR="00D617F4" w:rsidRDefault="00D617F4" w:rsidP="00D617F4">
      <w:pPr>
        <w:pStyle w:val="ad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Рис. 9 Семестровая нагрузка</w:t>
      </w:r>
    </w:p>
    <w:p w14:paraId="6C6281E7" w14:textId="77777777" w:rsidR="00D617F4" w:rsidRDefault="00D617F4" w:rsidP="00D617F4"/>
    <w:p w14:paraId="1A1E598E" w14:textId="77777777" w:rsidR="00D617F4" w:rsidRDefault="00D617F4" w:rsidP="00D617F4">
      <w:pPr>
        <w:spacing w:after="0" w:line="360" w:lineRule="auto"/>
        <w:ind w:firstLine="709"/>
        <w:jc w:val="center"/>
        <w:rPr>
          <w:rFonts w:ascii="Times New Roman" w:eastAsiaTheme="majorEastAsia" w:hAnsi="Times New Roman" w:cstheme="majorBidi"/>
          <w:sz w:val="28"/>
          <w:szCs w:val="26"/>
        </w:rPr>
      </w:pPr>
      <w:r w:rsidRPr="00D617F4">
        <w:rPr>
          <w:rFonts w:ascii="Times New Roman" w:eastAsiaTheme="majorEastAsia" w:hAnsi="Times New Roman" w:cstheme="majorBidi"/>
          <w:sz w:val="28"/>
          <w:szCs w:val="26"/>
        </w:rPr>
        <w:t>Дисциплины с минимальной и максимальной продолжительностью занятий</w:t>
      </w:r>
    </w:p>
    <w:p w14:paraId="195E5FF3" w14:textId="77777777" w:rsidR="00D617F4" w:rsidRPr="00D617F4" w:rsidRDefault="00D617F4" w:rsidP="00D617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7F4">
        <w:rPr>
          <w:rFonts w:ascii="Times New Roman" w:hAnsi="Times New Roman" w:cs="Times New Roman"/>
          <w:sz w:val="28"/>
          <w:szCs w:val="28"/>
        </w:rPr>
        <w:t>Чтобы найти дисциплины с минимальной и максимальной продолжительностью за</w:t>
      </w:r>
      <w:r>
        <w:rPr>
          <w:rFonts w:ascii="Times New Roman" w:hAnsi="Times New Roman" w:cs="Times New Roman"/>
          <w:sz w:val="28"/>
          <w:szCs w:val="28"/>
        </w:rPr>
        <w:t>нятий, нужно выполнить 11 действие. Результаты можно увидеть на рисунке 10</w:t>
      </w:r>
      <w:r w:rsidRPr="000B69BF">
        <w:rPr>
          <w:rFonts w:ascii="Times New Roman" w:hAnsi="Times New Roman" w:cs="Times New Roman"/>
          <w:sz w:val="28"/>
          <w:szCs w:val="28"/>
        </w:rPr>
        <w:t>.</w:t>
      </w:r>
    </w:p>
    <w:p w14:paraId="5493AC11" w14:textId="77777777" w:rsidR="00D617F4" w:rsidRPr="00D617F4" w:rsidRDefault="00D617F4" w:rsidP="00D617F4">
      <w:pPr>
        <w:jc w:val="center"/>
      </w:pPr>
      <w:r>
        <w:rPr>
          <w:noProof/>
          <w:lang w:eastAsia="ru-RU"/>
        </w:rPr>
        <w:drawing>
          <wp:inline distT="0" distB="0" distL="0" distR="0" wp14:anchorId="3412A863" wp14:editId="4AD2A885">
            <wp:extent cx="3133725" cy="49530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EA42" w14:textId="77777777" w:rsidR="00D617F4" w:rsidRDefault="00D617F4" w:rsidP="00D617F4">
      <w:pPr>
        <w:pStyle w:val="ad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Рис. 10 Семестровая нагрузка</w:t>
      </w:r>
    </w:p>
    <w:p w14:paraId="7BF3B6E5" w14:textId="77777777" w:rsidR="00D617F4" w:rsidRDefault="00D617F4" w:rsidP="00D617F4"/>
    <w:p w14:paraId="4FBC75FD" w14:textId="77777777" w:rsidR="00D617F4" w:rsidRPr="00D617F4" w:rsidRDefault="00D617F4" w:rsidP="00D617F4">
      <w:pPr>
        <w:pStyle w:val="2"/>
        <w:rPr>
          <w:b w:val="0"/>
        </w:rPr>
      </w:pPr>
      <w:r w:rsidRPr="00D617F4">
        <w:rPr>
          <w:b w:val="0"/>
        </w:rPr>
        <w:t>Общее количество экзаменов и зачетов по кафедрам</w:t>
      </w:r>
    </w:p>
    <w:p w14:paraId="0C073C10" w14:textId="77777777" w:rsidR="00D617F4" w:rsidRPr="00D617F4" w:rsidRDefault="00274F79" w:rsidP="00D617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4F79">
        <w:rPr>
          <w:rFonts w:ascii="Times New Roman" w:hAnsi="Times New Roman" w:cs="Times New Roman"/>
          <w:sz w:val="28"/>
          <w:szCs w:val="28"/>
        </w:rPr>
        <w:t>ля получения информации о общем количестве экзаменов и зачетов, распределённых по кафедрам, пользователю нужно выполнить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617F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2</w:t>
      </w:r>
      <w:r w:rsidR="00D617F4">
        <w:rPr>
          <w:rFonts w:ascii="Times New Roman" w:hAnsi="Times New Roman" w:cs="Times New Roman"/>
          <w:sz w:val="28"/>
          <w:szCs w:val="28"/>
        </w:rPr>
        <w:t xml:space="preserve"> действие. Результаты </w:t>
      </w:r>
      <w:r>
        <w:rPr>
          <w:rFonts w:ascii="Times New Roman" w:hAnsi="Times New Roman" w:cs="Times New Roman"/>
          <w:sz w:val="28"/>
          <w:szCs w:val="28"/>
        </w:rPr>
        <w:t>будут показаны</w:t>
      </w:r>
      <w:r w:rsidR="00D617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рисунке 11</w:t>
      </w:r>
      <w:r w:rsidR="00D617F4" w:rsidRPr="000B69BF">
        <w:rPr>
          <w:rFonts w:ascii="Times New Roman" w:hAnsi="Times New Roman" w:cs="Times New Roman"/>
          <w:sz w:val="28"/>
          <w:szCs w:val="28"/>
        </w:rPr>
        <w:t>.</w:t>
      </w:r>
    </w:p>
    <w:p w14:paraId="0C97DA6D" w14:textId="77777777" w:rsidR="00D617F4" w:rsidRPr="00D617F4" w:rsidRDefault="00274F79" w:rsidP="00274F79">
      <w:pPr>
        <w:jc w:val="center"/>
      </w:pPr>
      <w:r>
        <w:rPr>
          <w:noProof/>
          <w:lang w:eastAsia="ru-RU"/>
        </w:rPr>
        <w:drawing>
          <wp:inline distT="0" distB="0" distL="0" distR="0" wp14:anchorId="0E97C5E5" wp14:editId="6F8F91EB">
            <wp:extent cx="3990975" cy="371475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4C4F" w14:textId="77777777" w:rsidR="00274F79" w:rsidRDefault="00274F79" w:rsidP="00274F79">
      <w:pPr>
        <w:pStyle w:val="ad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Рис. 11 Семестровая нагрузка</w:t>
      </w:r>
    </w:p>
    <w:p w14:paraId="6BB33BD4" w14:textId="77777777" w:rsidR="00962055" w:rsidRDefault="00962055" w:rsidP="00FF5E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0B18A5" w14:textId="77777777" w:rsidR="00274F79" w:rsidRDefault="00274F79" w:rsidP="00274F79">
      <w:pPr>
        <w:pStyle w:val="2"/>
        <w:rPr>
          <w:b w:val="0"/>
        </w:rPr>
      </w:pPr>
    </w:p>
    <w:p w14:paraId="02BD49B0" w14:textId="77777777" w:rsidR="00274F79" w:rsidRPr="00D617F4" w:rsidRDefault="00274F79" w:rsidP="00274F79">
      <w:pPr>
        <w:pStyle w:val="2"/>
        <w:rPr>
          <w:b w:val="0"/>
        </w:rPr>
      </w:pPr>
      <w:bookmarkStart w:id="271" w:name="_GoBack"/>
      <w:bookmarkEnd w:id="271"/>
      <w:r>
        <w:rPr>
          <w:b w:val="0"/>
        </w:rPr>
        <w:t>Удаление специальности</w:t>
      </w:r>
    </w:p>
    <w:p w14:paraId="32C08CF3" w14:textId="77777777" w:rsidR="00274F79" w:rsidRDefault="00274F79" w:rsidP="00274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удалить специальность</w:t>
      </w:r>
      <w:r w:rsidRPr="00274F79">
        <w:rPr>
          <w:rFonts w:ascii="Times New Roman" w:hAnsi="Times New Roman" w:cs="Times New Roman"/>
          <w:sz w:val="28"/>
          <w:szCs w:val="28"/>
        </w:rPr>
        <w:t xml:space="preserve"> пользователю </w:t>
      </w:r>
      <w:r>
        <w:rPr>
          <w:rFonts w:ascii="Times New Roman" w:hAnsi="Times New Roman" w:cs="Times New Roman"/>
          <w:sz w:val="28"/>
          <w:szCs w:val="28"/>
        </w:rPr>
        <w:t>необходимо</w:t>
      </w:r>
      <w:r w:rsidRPr="00274F79">
        <w:rPr>
          <w:rFonts w:ascii="Times New Roman" w:hAnsi="Times New Roman" w:cs="Times New Roman"/>
          <w:sz w:val="28"/>
          <w:szCs w:val="28"/>
        </w:rPr>
        <w:t xml:space="preserve"> выполнить</w:t>
      </w:r>
      <w:r>
        <w:rPr>
          <w:rFonts w:ascii="Times New Roman" w:hAnsi="Times New Roman" w:cs="Times New Roman"/>
          <w:sz w:val="28"/>
          <w:szCs w:val="28"/>
        </w:rPr>
        <w:t xml:space="preserve"> 4 действие. Результаты на рисунке 12.</w:t>
      </w:r>
    </w:p>
    <w:p w14:paraId="1FEC1FF9" w14:textId="77777777" w:rsidR="00274F79" w:rsidRPr="00D617F4" w:rsidRDefault="00274F79" w:rsidP="00274F7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1DDD942" wp14:editId="66E4A09A">
            <wp:extent cx="3552825" cy="54292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347D5" w14:textId="77777777" w:rsidR="00274F79" w:rsidRDefault="00274F79" w:rsidP="00274F79">
      <w:pPr>
        <w:pStyle w:val="ad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Рис. 12 Семестровая нагрузка</w:t>
      </w:r>
    </w:p>
    <w:p w14:paraId="6D378EF1" w14:textId="77777777" w:rsidR="00184568" w:rsidRPr="00274F79" w:rsidRDefault="00FF5EDE" w:rsidP="00274F79">
      <w:pPr>
        <w:pStyle w:val="ad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274F7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Это основное руководство пользователю, которое поможет ознакомиться с функциональностью и использованием приложения</w:t>
      </w:r>
    </w:p>
    <w:p w14:paraId="0773A838" w14:textId="77777777" w:rsidR="00691F1D" w:rsidRDefault="002C59AB" w:rsidP="000D1AA0">
      <w:pPr>
        <w:pStyle w:val="2"/>
        <w:numPr>
          <w:ilvl w:val="1"/>
          <w:numId w:val="12"/>
        </w:numPr>
      </w:pPr>
      <w:r>
        <w:t xml:space="preserve"> </w:t>
      </w:r>
      <w:bookmarkStart w:id="272" w:name="_Toc199780912"/>
      <w:r w:rsidR="000B0C12">
        <w:t>Руководство</w:t>
      </w:r>
      <w:r w:rsidR="00691F1D">
        <w:t xml:space="preserve"> программиста</w:t>
      </w:r>
      <w:bookmarkEnd w:id="272"/>
    </w:p>
    <w:p w14:paraId="7B0918C6" w14:textId="2CB2AFD8" w:rsidR="00274F79" w:rsidRDefault="00274F79" w:rsidP="00206DEE">
      <w:pPr>
        <w:pStyle w:val="a4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74F79">
        <w:rPr>
          <w:rFonts w:ascii="Times New Roman" w:hAnsi="Times New Roman" w:cs="Times New Roman"/>
          <w:sz w:val="28"/>
          <w:szCs w:val="28"/>
        </w:rPr>
        <w:t>Представленн</w:t>
      </w:r>
      <w:ins w:id="273" w:author="Hitech" w:date="2025-06-20T19:39:00Z">
        <w:r w:rsidR="003A3B3D">
          <w:rPr>
            <w:rFonts w:ascii="Times New Roman" w:hAnsi="Times New Roman" w:cs="Times New Roman"/>
            <w:sz w:val="28"/>
            <w:szCs w:val="28"/>
          </w:rPr>
          <w:t>ое</w:t>
        </w:r>
      </w:ins>
      <w:del w:id="274" w:author="Hitech" w:date="2025-06-20T19:39:00Z">
        <w:r w:rsidRPr="00274F79" w:rsidDel="003A3B3D">
          <w:rPr>
            <w:rFonts w:ascii="Times New Roman" w:hAnsi="Times New Roman" w:cs="Times New Roman"/>
            <w:sz w:val="28"/>
            <w:szCs w:val="28"/>
          </w:rPr>
          <w:delText>ый</w:delText>
        </w:r>
      </w:del>
      <w:r w:rsidRPr="00274F79">
        <w:rPr>
          <w:rFonts w:ascii="Times New Roman" w:hAnsi="Times New Roman" w:cs="Times New Roman"/>
          <w:sz w:val="28"/>
          <w:szCs w:val="28"/>
        </w:rPr>
        <w:t xml:space="preserve"> программн</w:t>
      </w:r>
      <w:ins w:id="275" w:author="Hitech" w:date="2025-06-20T19:39:00Z">
        <w:r w:rsidR="003A3B3D">
          <w:rPr>
            <w:rFonts w:ascii="Times New Roman" w:hAnsi="Times New Roman" w:cs="Times New Roman"/>
            <w:sz w:val="28"/>
            <w:szCs w:val="28"/>
          </w:rPr>
          <w:t>ое</w:t>
        </w:r>
      </w:ins>
      <w:del w:id="276" w:author="Hitech" w:date="2025-06-20T19:39:00Z">
        <w:r w:rsidRPr="00274F79" w:rsidDel="003A3B3D">
          <w:rPr>
            <w:rFonts w:ascii="Times New Roman" w:hAnsi="Times New Roman" w:cs="Times New Roman"/>
            <w:sz w:val="28"/>
            <w:szCs w:val="28"/>
          </w:rPr>
          <w:delText>ый</w:delText>
        </w:r>
      </w:del>
      <w:r w:rsidRPr="00274F79">
        <w:rPr>
          <w:rFonts w:ascii="Times New Roman" w:hAnsi="Times New Roman" w:cs="Times New Roman"/>
          <w:sz w:val="28"/>
          <w:szCs w:val="28"/>
        </w:rPr>
        <w:t xml:space="preserve"> </w:t>
      </w:r>
      <w:ins w:id="277" w:author="Hitech" w:date="2025-06-20T19:39:00Z">
        <w:r w:rsidR="003A3B3D">
          <w:rPr>
            <w:rFonts w:ascii="Times New Roman" w:hAnsi="Times New Roman" w:cs="Times New Roman"/>
            <w:sz w:val="28"/>
            <w:szCs w:val="28"/>
          </w:rPr>
          <w:t xml:space="preserve">обеспечение </w:t>
        </w:r>
      </w:ins>
      <w:del w:id="278" w:author="Hitech" w:date="2025-06-20T19:39:00Z">
        <w:r w:rsidRPr="00274F79" w:rsidDel="003A3B3D">
          <w:rPr>
            <w:rFonts w:ascii="Times New Roman" w:hAnsi="Times New Roman" w:cs="Times New Roman"/>
            <w:sz w:val="28"/>
            <w:szCs w:val="28"/>
          </w:rPr>
          <w:delText xml:space="preserve">продукт </w:delText>
        </w:r>
      </w:del>
      <w:r w:rsidRPr="00274F79">
        <w:rPr>
          <w:rFonts w:ascii="Times New Roman" w:hAnsi="Times New Roman" w:cs="Times New Roman"/>
          <w:sz w:val="28"/>
          <w:szCs w:val="28"/>
        </w:rPr>
        <w:t>является консольным приложением, предназначенным для учета и работы с информацией о дисциплинах, специальностях, кафедрах и методистах. Приложение реализовано на языке программирования C# с использованием объектно-ориентированного подхода.</w:t>
      </w:r>
    </w:p>
    <w:p w14:paraId="2708591F" w14:textId="77777777" w:rsidR="00814959" w:rsidRDefault="00650CC3" w:rsidP="00814959">
      <w:pPr>
        <w:pStyle w:val="a4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50CC3">
        <w:rPr>
          <w:rFonts w:ascii="Times New Roman" w:hAnsi="Times New Roman" w:cs="Times New Roman"/>
          <w:sz w:val="28"/>
          <w:szCs w:val="28"/>
        </w:rPr>
        <w:t>Структура кода включает в себя:</w:t>
      </w:r>
    </w:p>
    <w:p w14:paraId="064FB10A" w14:textId="77777777" w:rsidR="00814959" w:rsidRPr="00814959" w:rsidRDefault="00814959" w:rsidP="006512DC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4959">
        <w:rPr>
          <w:rFonts w:ascii="Times New Roman" w:eastAsia="Times New Roman" w:hAnsi="Times New Roman"/>
          <w:sz w:val="28"/>
        </w:rPr>
        <w:t>Класс</w:t>
      </w:r>
      <w:r w:rsidRPr="00814959">
        <w:rPr>
          <w:rFonts w:ascii="Times New Roman" w:eastAsia="Times New Roman" w:hAnsi="Times New Roman"/>
          <w:b/>
          <w:sz w:val="28"/>
        </w:rPr>
        <w:t xml:space="preserve"> Specialty</w:t>
      </w:r>
    </w:p>
    <w:p w14:paraId="3A4777A4" w14:textId="77777777" w:rsidR="00814959" w:rsidRPr="00814959" w:rsidRDefault="00814959" w:rsidP="006512DC">
      <w:pPr>
        <w:pStyle w:val="af0"/>
        <w:numPr>
          <w:ilvl w:val="0"/>
          <w:numId w:val="37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Code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: свойство типа </w:t>
      </w:r>
      <w:r>
        <w:rPr>
          <w:rFonts w:ascii="Times New Roman" w:eastAsia="Times New Roman" w:hAnsi="Times New Roman"/>
          <w:sz w:val="28"/>
        </w:rPr>
        <w:t>string</w:t>
      </w:r>
      <w:r w:rsidRPr="00814959">
        <w:rPr>
          <w:rFonts w:ascii="Times New Roman" w:eastAsia="Times New Roman" w:hAnsi="Times New Roman"/>
          <w:sz w:val="28"/>
          <w:lang w:val="ru-RU"/>
        </w:rPr>
        <w:t>, представляющее код специальности.</w:t>
      </w:r>
    </w:p>
    <w:p w14:paraId="62C5B275" w14:textId="77777777" w:rsidR="00814959" w:rsidRPr="00814959" w:rsidRDefault="00814959" w:rsidP="006512DC">
      <w:pPr>
        <w:pStyle w:val="af0"/>
        <w:numPr>
          <w:ilvl w:val="0"/>
          <w:numId w:val="37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Name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: свойство типа </w:t>
      </w:r>
      <w:r>
        <w:rPr>
          <w:rFonts w:ascii="Times New Roman" w:eastAsia="Times New Roman" w:hAnsi="Times New Roman"/>
          <w:sz w:val="28"/>
        </w:rPr>
        <w:t>string</w:t>
      </w:r>
      <w:r w:rsidRPr="00814959">
        <w:rPr>
          <w:rFonts w:ascii="Times New Roman" w:eastAsia="Times New Roman" w:hAnsi="Times New Roman"/>
          <w:sz w:val="28"/>
          <w:lang w:val="ru-RU"/>
        </w:rPr>
        <w:t>, описывающее название специальности.</w:t>
      </w:r>
    </w:p>
    <w:p w14:paraId="555C1136" w14:textId="77777777" w:rsidR="00814959" w:rsidRPr="00814959" w:rsidRDefault="00814959" w:rsidP="006512DC">
      <w:pPr>
        <w:pStyle w:val="af0"/>
        <w:numPr>
          <w:ilvl w:val="0"/>
          <w:numId w:val="37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SpecName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: свойство типа </w:t>
      </w:r>
      <w:r>
        <w:rPr>
          <w:rFonts w:ascii="Times New Roman" w:eastAsia="Times New Roman" w:hAnsi="Times New Roman"/>
          <w:sz w:val="28"/>
        </w:rPr>
        <w:t>string</w:t>
      </w:r>
      <w:r w:rsidRPr="00814959">
        <w:rPr>
          <w:rFonts w:ascii="Times New Roman" w:eastAsia="Times New Roman" w:hAnsi="Times New Roman"/>
          <w:sz w:val="28"/>
          <w:lang w:val="ru-RU"/>
        </w:rPr>
        <w:t>, описывающее полное наименование специальности.</w:t>
      </w:r>
    </w:p>
    <w:p w14:paraId="480D353C" w14:textId="77777777" w:rsidR="00814959" w:rsidRPr="00814959" w:rsidRDefault="00814959" w:rsidP="006512DC">
      <w:pPr>
        <w:pStyle w:val="af0"/>
        <w:numPr>
          <w:ilvl w:val="0"/>
          <w:numId w:val="37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Form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: свойство типа </w:t>
      </w:r>
      <w:r>
        <w:rPr>
          <w:rFonts w:ascii="Times New Roman" w:eastAsia="Times New Roman" w:hAnsi="Times New Roman"/>
          <w:sz w:val="28"/>
        </w:rPr>
        <w:t>string</w:t>
      </w:r>
      <w:r w:rsidRPr="00814959">
        <w:rPr>
          <w:rFonts w:ascii="Times New Roman" w:eastAsia="Times New Roman" w:hAnsi="Times New Roman"/>
          <w:sz w:val="28"/>
          <w:lang w:val="ru-RU"/>
        </w:rPr>
        <w:t>, описывающее форму обучения.</w:t>
      </w:r>
    </w:p>
    <w:p w14:paraId="3DC018DC" w14:textId="77777777" w:rsidR="00814959" w:rsidRPr="00814959" w:rsidRDefault="00814959" w:rsidP="006512DC">
      <w:pPr>
        <w:pStyle w:val="af0"/>
        <w:numPr>
          <w:ilvl w:val="0"/>
          <w:numId w:val="37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public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Specialty</w:t>
      </w:r>
      <w:r w:rsidRPr="00814959">
        <w:rPr>
          <w:rFonts w:ascii="Times New Roman" w:eastAsia="Times New Roman" w:hAnsi="Times New Roman"/>
          <w:sz w:val="28"/>
          <w:lang w:val="ru-RU"/>
        </w:rPr>
        <w:t>: конструктор класса, инициализирующий свойства.</w:t>
      </w:r>
    </w:p>
    <w:p w14:paraId="0D869681" w14:textId="77777777" w:rsidR="00814959" w:rsidRPr="00814959" w:rsidRDefault="00814959" w:rsidP="006512DC">
      <w:pPr>
        <w:pStyle w:val="af0"/>
        <w:numPr>
          <w:ilvl w:val="0"/>
          <w:numId w:val="37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public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string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ToFileString</w:t>
      </w:r>
      <w:r w:rsidRPr="00814959">
        <w:rPr>
          <w:rFonts w:ascii="Times New Roman" w:eastAsia="Times New Roman" w:hAnsi="Times New Roman"/>
          <w:sz w:val="28"/>
          <w:lang w:val="ru-RU"/>
        </w:rPr>
        <w:t>: метод записи объекта в строку файла.</w:t>
      </w:r>
    </w:p>
    <w:p w14:paraId="7F487986" w14:textId="77777777" w:rsidR="00814959" w:rsidRDefault="00814959" w:rsidP="006512DC">
      <w:pPr>
        <w:pStyle w:val="af0"/>
        <w:numPr>
          <w:ilvl w:val="0"/>
          <w:numId w:val="37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/>
          <w:sz w:val="28"/>
        </w:rPr>
        <w:t>public static Specialty FromFileString: метод создания объекта Specialty из строки файла.</w:t>
      </w:r>
    </w:p>
    <w:p w14:paraId="1A6AFF65" w14:textId="77777777" w:rsidR="00814959" w:rsidRPr="00814959" w:rsidRDefault="00814959" w:rsidP="006512DC">
      <w:pPr>
        <w:pStyle w:val="af0"/>
        <w:numPr>
          <w:ilvl w:val="0"/>
          <w:numId w:val="37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lastRenderedPageBreak/>
        <w:t>internal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Specialty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FromString</w:t>
      </w:r>
      <w:r w:rsidRPr="00814959">
        <w:rPr>
          <w:rFonts w:ascii="Times New Roman" w:eastAsia="Times New Roman" w:hAnsi="Times New Roman"/>
          <w:sz w:val="28"/>
          <w:lang w:val="ru-RU"/>
        </w:rPr>
        <w:t>: метод создания объекта из строки с заданным разделителем.</w:t>
      </w:r>
    </w:p>
    <w:p w14:paraId="15D486F5" w14:textId="77777777" w:rsidR="00814959" w:rsidRPr="00814959" w:rsidRDefault="00814959" w:rsidP="006512DC">
      <w:pPr>
        <w:pStyle w:val="af0"/>
        <w:numPr>
          <w:ilvl w:val="0"/>
          <w:numId w:val="38"/>
        </w:numPr>
        <w:spacing w:after="0" w:line="360" w:lineRule="auto"/>
        <w:ind w:left="0" w:firstLine="709"/>
        <w:jc w:val="both"/>
        <w:rPr>
          <w:lang w:val="ru-RU"/>
        </w:rPr>
      </w:pPr>
      <w:r w:rsidRPr="00814959">
        <w:rPr>
          <w:rFonts w:ascii="Times New Roman" w:eastAsia="Times New Roman" w:hAnsi="Times New Roman"/>
          <w:sz w:val="28"/>
        </w:rPr>
        <w:t xml:space="preserve">Класс </w:t>
      </w:r>
      <w:r w:rsidRPr="00814959">
        <w:rPr>
          <w:rFonts w:ascii="Times New Roman" w:eastAsia="Times New Roman" w:hAnsi="Times New Roman"/>
          <w:b/>
          <w:sz w:val="28"/>
        </w:rPr>
        <w:t>Discipline</w:t>
      </w:r>
    </w:p>
    <w:p w14:paraId="154A2080" w14:textId="77777777" w:rsidR="00814959" w:rsidRPr="00814959" w:rsidRDefault="00814959" w:rsidP="006512DC">
      <w:pPr>
        <w:pStyle w:val="af0"/>
        <w:numPr>
          <w:ilvl w:val="0"/>
          <w:numId w:val="36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Name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: свойство типа </w:t>
      </w:r>
      <w:r>
        <w:rPr>
          <w:rFonts w:ascii="Times New Roman" w:eastAsia="Times New Roman" w:hAnsi="Times New Roman"/>
          <w:sz w:val="28"/>
        </w:rPr>
        <w:t>string</w:t>
      </w:r>
      <w:r w:rsidRPr="00814959">
        <w:rPr>
          <w:rFonts w:ascii="Times New Roman" w:eastAsia="Times New Roman" w:hAnsi="Times New Roman"/>
          <w:sz w:val="28"/>
          <w:lang w:val="ru-RU"/>
        </w:rPr>
        <w:t>, описывающее название дисциплины.</w:t>
      </w:r>
    </w:p>
    <w:p w14:paraId="57CD8A84" w14:textId="77777777" w:rsidR="00814959" w:rsidRPr="00814959" w:rsidRDefault="00814959" w:rsidP="006512DC">
      <w:pPr>
        <w:pStyle w:val="af0"/>
        <w:numPr>
          <w:ilvl w:val="0"/>
          <w:numId w:val="36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Semester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: свойство типа </w:t>
      </w:r>
      <w:r>
        <w:rPr>
          <w:rFonts w:ascii="Times New Roman" w:eastAsia="Times New Roman" w:hAnsi="Times New Roman"/>
          <w:sz w:val="28"/>
        </w:rPr>
        <w:t>string</w:t>
      </w:r>
      <w:r w:rsidRPr="00814959">
        <w:rPr>
          <w:rFonts w:ascii="Times New Roman" w:eastAsia="Times New Roman" w:hAnsi="Times New Roman"/>
          <w:sz w:val="28"/>
          <w:lang w:val="ru-RU"/>
        </w:rPr>
        <w:t>, описывающее семестр.</w:t>
      </w:r>
    </w:p>
    <w:p w14:paraId="0347D6C1" w14:textId="77777777" w:rsidR="00814959" w:rsidRPr="00814959" w:rsidRDefault="00814959" w:rsidP="006512DC">
      <w:pPr>
        <w:pStyle w:val="af0"/>
        <w:numPr>
          <w:ilvl w:val="0"/>
          <w:numId w:val="36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SpecialtyCode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: свойство типа </w:t>
      </w:r>
      <w:r>
        <w:rPr>
          <w:rFonts w:ascii="Times New Roman" w:eastAsia="Times New Roman" w:hAnsi="Times New Roman"/>
          <w:sz w:val="28"/>
        </w:rPr>
        <w:t>string</w:t>
      </w:r>
      <w:r w:rsidRPr="00814959">
        <w:rPr>
          <w:rFonts w:ascii="Times New Roman" w:eastAsia="Times New Roman" w:hAnsi="Times New Roman"/>
          <w:sz w:val="28"/>
          <w:lang w:val="ru-RU"/>
        </w:rPr>
        <w:t>, код специальности.</w:t>
      </w:r>
    </w:p>
    <w:p w14:paraId="760653B2" w14:textId="77777777" w:rsidR="00814959" w:rsidRPr="00814959" w:rsidRDefault="00814959" w:rsidP="006512DC">
      <w:pPr>
        <w:pStyle w:val="af0"/>
        <w:numPr>
          <w:ilvl w:val="0"/>
          <w:numId w:val="36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Report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: свойство типа </w:t>
      </w:r>
      <w:r>
        <w:rPr>
          <w:rFonts w:ascii="Times New Roman" w:eastAsia="Times New Roman" w:hAnsi="Times New Roman"/>
          <w:sz w:val="28"/>
        </w:rPr>
        <w:t>string</w:t>
      </w:r>
      <w:r w:rsidRPr="00814959">
        <w:rPr>
          <w:rFonts w:ascii="Times New Roman" w:eastAsia="Times New Roman" w:hAnsi="Times New Roman"/>
          <w:sz w:val="28"/>
          <w:lang w:val="ru-RU"/>
        </w:rPr>
        <w:t>, форма отчетности.</w:t>
      </w:r>
    </w:p>
    <w:p w14:paraId="6BC5CC99" w14:textId="77777777" w:rsidR="00814959" w:rsidRPr="00814959" w:rsidRDefault="00814959" w:rsidP="006512DC">
      <w:pPr>
        <w:pStyle w:val="af0"/>
        <w:numPr>
          <w:ilvl w:val="0"/>
          <w:numId w:val="36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Hours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: поле типа </w:t>
      </w:r>
      <w:r>
        <w:rPr>
          <w:rFonts w:ascii="Times New Roman" w:eastAsia="Times New Roman" w:hAnsi="Times New Roman"/>
          <w:sz w:val="28"/>
        </w:rPr>
        <w:t>int</w:t>
      </w:r>
      <w:r w:rsidRPr="00814959">
        <w:rPr>
          <w:rFonts w:ascii="Times New Roman" w:eastAsia="Times New Roman" w:hAnsi="Times New Roman"/>
          <w:sz w:val="28"/>
          <w:lang w:val="ru-RU"/>
        </w:rPr>
        <w:t>[], описывающее количество часов (лекции, семинары, лабораторные).</w:t>
      </w:r>
    </w:p>
    <w:p w14:paraId="1E4700F2" w14:textId="77777777" w:rsidR="00814959" w:rsidRDefault="00814959" w:rsidP="006512DC">
      <w:pPr>
        <w:pStyle w:val="af0"/>
        <w:numPr>
          <w:ilvl w:val="0"/>
          <w:numId w:val="36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/>
          <w:sz w:val="28"/>
        </w:rPr>
        <w:t>public Discipline: конструктор класса.</w:t>
      </w:r>
    </w:p>
    <w:p w14:paraId="24FC0507" w14:textId="77777777" w:rsidR="00814959" w:rsidRDefault="00814959" w:rsidP="006512DC">
      <w:pPr>
        <w:pStyle w:val="af0"/>
        <w:numPr>
          <w:ilvl w:val="0"/>
          <w:numId w:val="36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/>
          <w:sz w:val="28"/>
        </w:rPr>
        <w:t>public string ToFileString: метод сохранения в файл.</w:t>
      </w:r>
    </w:p>
    <w:p w14:paraId="7359B176" w14:textId="77777777" w:rsidR="00814959" w:rsidRDefault="00814959" w:rsidP="006512DC">
      <w:pPr>
        <w:pStyle w:val="af0"/>
        <w:numPr>
          <w:ilvl w:val="0"/>
          <w:numId w:val="36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/>
          <w:sz w:val="28"/>
        </w:rPr>
        <w:t>public static Discipline FromFileString: метод чтения из строки файла.</w:t>
      </w:r>
    </w:p>
    <w:p w14:paraId="52F9E67D" w14:textId="77777777" w:rsidR="00814959" w:rsidRPr="00814959" w:rsidRDefault="00814959" w:rsidP="006512DC">
      <w:pPr>
        <w:pStyle w:val="af0"/>
        <w:numPr>
          <w:ilvl w:val="0"/>
          <w:numId w:val="36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internal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Discipline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FromString</w:t>
      </w:r>
      <w:r w:rsidRPr="00814959">
        <w:rPr>
          <w:rFonts w:ascii="Times New Roman" w:eastAsia="Times New Roman" w:hAnsi="Times New Roman"/>
          <w:sz w:val="28"/>
          <w:lang w:val="ru-RU"/>
        </w:rPr>
        <w:t>: метод создания объекта из строки.</w:t>
      </w:r>
    </w:p>
    <w:p w14:paraId="580C3588" w14:textId="77777777" w:rsidR="00814959" w:rsidRDefault="00814959" w:rsidP="006512DC">
      <w:pPr>
        <w:pStyle w:val="a"/>
        <w:numPr>
          <w:ilvl w:val="0"/>
          <w:numId w:val="38"/>
        </w:numPr>
        <w:spacing w:after="0" w:line="360" w:lineRule="auto"/>
        <w:ind w:left="0" w:firstLine="709"/>
        <w:jc w:val="both"/>
      </w:pPr>
      <w:r w:rsidRPr="00814959">
        <w:rPr>
          <w:rFonts w:ascii="Times New Roman" w:eastAsia="Times New Roman" w:hAnsi="Times New Roman"/>
          <w:sz w:val="28"/>
        </w:rPr>
        <w:t>Класс</w:t>
      </w:r>
      <w:r>
        <w:rPr>
          <w:rFonts w:ascii="Times New Roman" w:eastAsia="Times New Roman" w:hAnsi="Times New Roman"/>
          <w:b/>
          <w:sz w:val="28"/>
        </w:rPr>
        <w:t xml:space="preserve"> Department</w:t>
      </w:r>
    </w:p>
    <w:p w14:paraId="676E805D" w14:textId="77777777" w:rsidR="00814959" w:rsidRPr="00814959" w:rsidRDefault="00814959" w:rsidP="006512DC">
      <w:pPr>
        <w:pStyle w:val="af0"/>
        <w:numPr>
          <w:ilvl w:val="0"/>
          <w:numId w:val="39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Name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: свойство типа </w:t>
      </w:r>
      <w:r>
        <w:rPr>
          <w:rFonts w:ascii="Times New Roman" w:eastAsia="Times New Roman" w:hAnsi="Times New Roman"/>
          <w:sz w:val="28"/>
        </w:rPr>
        <w:t>string</w:t>
      </w:r>
      <w:r w:rsidRPr="00814959">
        <w:rPr>
          <w:rFonts w:ascii="Times New Roman" w:eastAsia="Times New Roman" w:hAnsi="Times New Roman"/>
          <w:sz w:val="28"/>
          <w:lang w:val="ru-RU"/>
        </w:rPr>
        <w:t>, описывающее название кафедры.</w:t>
      </w:r>
    </w:p>
    <w:p w14:paraId="153F6773" w14:textId="77777777" w:rsidR="00814959" w:rsidRPr="00814959" w:rsidRDefault="00814959" w:rsidP="006512DC">
      <w:pPr>
        <w:pStyle w:val="af0"/>
        <w:numPr>
          <w:ilvl w:val="0"/>
          <w:numId w:val="39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Faculty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: свойство типа </w:t>
      </w:r>
      <w:r>
        <w:rPr>
          <w:rFonts w:ascii="Times New Roman" w:eastAsia="Times New Roman" w:hAnsi="Times New Roman"/>
          <w:sz w:val="28"/>
        </w:rPr>
        <w:t>string</w:t>
      </w:r>
      <w:r w:rsidRPr="00814959">
        <w:rPr>
          <w:rFonts w:ascii="Times New Roman" w:eastAsia="Times New Roman" w:hAnsi="Times New Roman"/>
          <w:sz w:val="28"/>
          <w:lang w:val="ru-RU"/>
        </w:rPr>
        <w:t>, описывающее факультет.</w:t>
      </w:r>
    </w:p>
    <w:p w14:paraId="3C705D53" w14:textId="77777777" w:rsidR="00814959" w:rsidRPr="00814959" w:rsidRDefault="00814959" w:rsidP="006512DC">
      <w:pPr>
        <w:pStyle w:val="af0"/>
        <w:numPr>
          <w:ilvl w:val="0"/>
          <w:numId w:val="39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Phone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: свойство типа </w:t>
      </w:r>
      <w:r>
        <w:rPr>
          <w:rFonts w:ascii="Times New Roman" w:eastAsia="Times New Roman" w:hAnsi="Times New Roman"/>
          <w:sz w:val="28"/>
        </w:rPr>
        <w:t>string</w:t>
      </w:r>
      <w:r w:rsidRPr="00814959">
        <w:rPr>
          <w:rFonts w:ascii="Times New Roman" w:eastAsia="Times New Roman" w:hAnsi="Times New Roman"/>
          <w:sz w:val="28"/>
          <w:lang w:val="ru-RU"/>
        </w:rPr>
        <w:t>, описывающее телефон.</w:t>
      </w:r>
    </w:p>
    <w:p w14:paraId="3DB91BFC" w14:textId="77777777" w:rsidR="00814959" w:rsidRPr="00814959" w:rsidRDefault="00814959" w:rsidP="006512DC">
      <w:pPr>
        <w:pStyle w:val="af0"/>
        <w:numPr>
          <w:ilvl w:val="0"/>
          <w:numId w:val="39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Specialty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: свойство типа </w:t>
      </w:r>
      <w:r>
        <w:rPr>
          <w:rFonts w:ascii="Times New Roman" w:eastAsia="Times New Roman" w:hAnsi="Times New Roman"/>
          <w:sz w:val="28"/>
        </w:rPr>
        <w:t>string</w:t>
      </w:r>
      <w:r w:rsidRPr="00814959">
        <w:rPr>
          <w:rFonts w:ascii="Times New Roman" w:eastAsia="Times New Roman" w:hAnsi="Times New Roman"/>
          <w:sz w:val="28"/>
          <w:lang w:val="ru-RU"/>
        </w:rPr>
        <w:t>, код специальности кафедры.</w:t>
      </w:r>
    </w:p>
    <w:p w14:paraId="01735C6E" w14:textId="77777777" w:rsidR="00814959" w:rsidRDefault="00814959" w:rsidP="006512DC">
      <w:pPr>
        <w:pStyle w:val="af0"/>
        <w:numPr>
          <w:ilvl w:val="0"/>
          <w:numId w:val="39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/>
          <w:sz w:val="28"/>
        </w:rPr>
        <w:t>public Department: конструктор класса.</w:t>
      </w:r>
    </w:p>
    <w:p w14:paraId="41AD9F2F" w14:textId="77777777" w:rsidR="00814959" w:rsidRDefault="00814959" w:rsidP="006512DC">
      <w:pPr>
        <w:pStyle w:val="af0"/>
        <w:numPr>
          <w:ilvl w:val="0"/>
          <w:numId w:val="39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/>
          <w:sz w:val="28"/>
        </w:rPr>
        <w:t>public string ToFileString: метод сериализации в строку.</w:t>
      </w:r>
    </w:p>
    <w:p w14:paraId="3CC0A2E5" w14:textId="77777777" w:rsidR="00814959" w:rsidRDefault="00814959" w:rsidP="006512DC">
      <w:pPr>
        <w:pStyle w:val="af0"/>
        <w:numPr>
          <w:ilvl w:val="0"/>
          <w:numId w:val="39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/>
          <w:sz w:val="28"/>
        </w:rPr>
        <w:t>public static Department FromFileString: метод десериализации из строки.</w:t>
      </w:r>
    </w:p>
    <w:p w14:paraId="453601CF" w14:textId="77777777" w:rsidR="00814959" w:rsidRDefault="00814959" w:rsidP="006512DC">
      <w:pPr>
        <w:pStyle w:val="af0"/>
        <w:numPr>
          <w:ilvl w:val="0"/>
          <w:numId w:val="39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/>
          <w:sz w:val="28"/>
        </w:rPr>
        <w:t>internal Department FromString: метод создания объекта из строки.</w:t>
      </w:r>
    </w:p>
    <w:p w14:paraId="43F03B24" w14:textId="77777777" w:rsidR="00814959" w:rsidRDefault="00814959" w:rsidP="006512DC">
      <w:pPr>
        <w:pStyle w:val="a"/>
        <w:numPr>
          <w:ilvl w:val="0"/>
          <w:numId w:val="38"/>
        </w:numPr>
        <w:spacing w:after="0" w:line="360" w:lineRule="auto"/>
        <w:ind w:left="0" w:firstLine="709"/>
        <w:jc w:val="both"/>
      </w:pPr>
      <w:r w:rsidRPr="00814959">
        <w:rPr>
          <w:rFonts w:ascii="Times New Roman" w:eastAsia="Times New Roman" w:hAnsi="Times New Roman"/>
          <w:sz w:val="28"/>
        </w:rPr>
        <w:t>Класс</w:t>
      </w:r>
      <w:r>
        <w:rPr>
          <w:rFonts w:ascii="Times New Roman" w:eastAsia="Times New Roman" w:hAnsi="Times New Roman"/>
          <w:b/>
          <w:sz w:val="28"/>
        </w:rPr>
        <w:t xml:space="preserve"> Metodist</w:t>
      </w:r>
    </w:p>
    <w:p w14:paraId="72199EDB" w14:textId="77777777" w:rsidR="00814959" w:rsidRP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specialties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: поле типа </w:t>
      </w:r>
      <w:r>
        <w:rPr>
          <w:rFonts w:ascii="Times New Roman" w:eastAsia="Times New Roman" w:hAnsi="Times New Roman"/>
          <w:sz w:val="28"/>
        </w:rPr>
        <w:t>List</w:t>
      </w:r>
      <w:r w:rsidRPr="00814959">
        <w:rPr>
          <w:rFonts w:ascii="Times New Roman" w:eastAsia="Times New Roman" w:hAnsi="Times New Roman"/>
          <w:sz w:val="28"/>
          <w:lang w:val="ru-RU"/>
        </w:rPr>
        <w:t>&lt;</w:t>
      </w:r>
      <w:r>
        <w:rPr>
          <w:rFonts w:ascii="Times New Roman" w:eastAsia="Times New Roman" w:hAnsi="Times New Roman"/>
          <w:sz w:val="28"/>
        </w:rPr>
        <w:t>Specialty</w:t>
      </w:r>
      <w:r w:rsidRPr="00814959">
        <w:rPr>
          <w:rFonts w:ascii="Times New Roman" w:eastAsia="Times New Roman" w:hAnsi="Times New Roman"/>
          <w:sz w:val="28"/>
          <w:lang w:val="ru-RU"/>
        </w:rPr>
        <w:t>&gt;, хранящее список специальностей.</w:t>
      </w:r>
    </w:p>
    <w:p w14:paraId="5BF01C09" w14:textId="77777777" w:rsid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/>
          <w:sz w:val="28"/>
        </w:rPr>
        <w:t>departments: поле типа List&lt;Department&gt;, хранящее список кафедр.</w:t>
      </w:r>
    </w:p>
    <w:p w14:paraId="25707570" w14:textId="77777777" w:rsid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/>
          <w:sz w:val="28"/>
        </w:rPr>
        <w:t>disciplines: поле типа List&lt;Discipline&gt;, хранящее список дисциплин.</w:t>
      </w:r>
    </w:p>
    <w:p w14:paraId="6656204D" w14:textId="77777777" w:rsidR="00814959" w:rsidRP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lastRenderedPageBreak/>
        <w:t>public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void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AddSpecialty</w:t>
      </w:r>
      <w:r w:rsidRPr="00814959">
        <w:rPr>
          <w:rFonts w:ascii="Times New Roman" w:eastAsia="Times New Roman" w:hAnsi="Times New Roman"/>
          <w:sz w:val="28"/>
          <w:lang w:val="ru-RU"/>
        </w:rPr>
        <w:t>: метод добавления специальности.</w:t>
      </w:r>
    </w:p>
    <w:p w14:paraId="11222947" w14:textId="77777777" w:rsidR="00814959" w:rsidRP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public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void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DeleteSpecialty</w:t>
      </w:r>
      <w:r w:rsidRPr="00814959">
        <w:rPr>
          <w:rFonts w:ascii="Times New Roman" w:eastAsia="Times New Roman" w:hAnsi="Times New Roman"/>
          <w:sz w:val="28"/>
          <w:lang w:val="ru-RU"/>
        </w:rPr>
        <w:t>: метод удаления специальности.</w:t>
      </w:r>
    </w:p>
    <w:p w14:paraId="66965392" w14:textId="77777777" w:rsid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/>
          <w:sz w:val="28"/>
        </w:rPr>
        <w:t>public void AddDepartment: метод добавления кафедры.</w:t>
      </w:r>
    </w:p>
    <w:p w14:paraId="3010EC85" w14:textId="77777777" w:rsid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/>
          <w:sz w:val="28"/>
        </w:rPr>
        <w:t>public void AddDiscipline: метод добавления дисциплины.</w:t>
      </w:r>
    </w:p>
    <w:p w14:paraId="144E740D" w14:textId="77777777" w:rsid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/>
          <w:sz w:val="28"/>
        </w:rPr>
        <w:t>public void GetDisciplinesBySpecialty: метод вывода дисциплин по специальности.</w:t>
      </w:r>
    </w:p>
    <w:p w14:paraId="20C6C003" w14:textId="77777777" w:rsidR="00814959" w:rsidRP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public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void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GetLabHoursBySpecialty</w:t>
      </w:r>
      <w:r w:rsidRPr="00814959">
        <w:rPr>
          <w:rFonts w:ascii="Times New Roman" w:eastAsia="Times New Roman" w:hAnsi="Times New Roman"/>
          <w:sz w:val="28"/>
          <w:lang w:val="ru-RU"/>
        </w:rPr>
        <w:t>: метод подсчета лабораторных часов по специальности.</w:t>
      </w:r>
    </w:p>
    <w:p w14:paraId="03C0E9CB" w14:textId="77777777" w:rsidR="00814959" w:rsidRP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public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void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SemNagr</w:t>
      </w:r>
      <w:r w:rsidRPr="00814959">
        <w:rPr>
          <w:rFonts w:ascii="Times New Roman" w:eastAsia="Times New Roman" w:hAnsi="Times New Roman"/>
          <w:sz w:val="28"/>
          <w:lang w:val="ru-RU"/>
        </w:rPr>
        <w:t>: метод вывода семестровой нагрузки по кафедре.</w:t>
      </w:r>
    </w:p>
    <w:p w14:paraId="1AD5B4CA" w14:textId="77777777" w:rsidR="00814959" w:rsidRP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public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void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GetDisciplinesByDepartment</w:t>
      </w:r>
      <w:r w:rsidRPr="00814959">
        <w:rPr>
          <w:rFonts w:ascii="Times New Roman" w:eastAsia="Times New Roman" w:hAnsi="Times New Roman"/>
          <w:sz w:val="28"/>
          <w:lang w:val="ru-RU"/>
        </w:rPr>
        <w:t>: метод вывода дисциплин кафедры.</w:t>
      </w:r>
    </w:p>
    <w:p w14:paraId="13856B06" w14:textId="77777777" w:rsidR="00814959" w:rsidRP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public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void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GetMinMaxDisciplineHours</w:t>
      </w:r>
      <w:r w:rsidRPr="00814959">
        <w:rPr>
          <w:rFonts w:ascii="Times New Roman" w:eastAsia="Times New Roman" w:hAnsi="Times New Roman"/>
          <w:sz w:val="28"/>
          <w:lang w:val="ru-RU"/>
        </w:rPr>
        <w:t>: метод поиска дисциплин с мин. и макс. количеством часов.</w:t>
      </w:r>
    </w:p>
    <w:p w14:paraId="00677D28" w14:textId="77777777" w:rsidR="00814959" w:rsidRP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public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void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GetTotalExamsAndTestsByDepartment</w:t>
      </w:r>
      <w:r w:rsidRPr="00814959">
        <w:rPr>
          <w:rFonts w:ascii="Times New Roman" w:eastAsia="Times New Roman" w:hAnsi="Times New Roman"/>
          <w:sz w:val="28"/>
          <w:lang w:val="ru-RU"/>
        </w:rPr>
        <w:t>: метод подсчета экзаменов и зачетов.</w:t>
      </w:r>
    </w:p>
    <w:p w14:paraId="1D390EF2" w14:textId="77777777" w:rsidR="00814959" w:rsidRP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public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void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PrintSpecialties</w:t>
      </w:r>
      <w:r w:rsidRPr="00814959">
        <w:rPr>
          <w:rFonts w:ascii="Times New Roman" w:eastAsia="Times New Roman" w:hAnsi="Times New Roman"/>
          <w:sz w:val="28"/>
          <w:lang w:val="ru-RU"/>
        </w:rPr>
        <w:t>: метод вывода списка специальностей.</w:t>
      </w:r>
    </w:p>
    <w:p w14:paraId="30FF2239" w14:textId="77777777" w:rsid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/>
          <w:sz w:val="28"/>
        </w:rPr>
        <w:t>public void PrintDepartments: метод вывода списка кафедр.</w:t>
      </w:r>
    </w:p>
    <w:p w14:paraId="46D0B16F" w14:textId="77777777" w:rsid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/>
          <w:sz w:val="28"/>
        </w:rPr>
        <w:t>public void PrintDisciplines: метод вывода списка дисциплин.</w:t>
      </w:r>
    </w:p>
    <w:p w14:paraId="4F33C92A" w14:textId="77777777" w:rsid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/>
          <w:sz w:val="28"/>
        </w:rPr>
        <w:t>public void PokazatChasyPoDiscipline: метод вывода часов дисциплины.</w:t>
      </w:r>
    </w:p>
    <w:p w14:paraId="10B921EF" w14:textId="77777777" w:rsidR="00814959" w:rsidRP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public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void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LoadData</w:t>
      </w:r>
      <w:r w:rsidRPr="00814959">
        <w:rPr>
          <w:rFonts w:ascii="Times New Roman" w:eastAsia="Times New Roman" w:hAnsi="Times New Roman"/>
          <w:sz w:val="28"/>
          <w:lang w:val="ru-RU"/>
        </w:rPr>
        <w:t>: метод загрузки данных из файла.</w:t>
      </w:r>
    </w:p>
    <w:p w14:paraId="295780DA" w14:textId="77777777" w:rsidR="00D61B29" w:rsidRPr="00814959" w:rsidRDefault="00814959" w:rsidP="006512DC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public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void</w:t>
      </w:r>
      <w:r w:rsidRPr="0081495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SaveData</w:t>
      </w:r>
      <w:r w:rsidRPr="00814959">
        <w:rPr>
          <w:rFonts w:ascii="Times New Roman" w:eastAsia="Times New Roman" w:hAnsi="Times New Roman"/>
          <w:sz w:val="28"/>
          <w:lang w:val="ru-RU"/>
        </w:rPr>
        <w:t>: метод сохранения данных в файл.</w:t>
      </w:r>
    </w:p>
    <w:p w14:paraId="1CF6F96C" w14:textId="77777777" w:rsidR="00D61B29" w:rsidRPr="00C77775" w:rsidRDefault="00D61B29" w:rsidP="00C777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время разработки были использованы следующие библиотеки объектно-ориентированного языка программирования С</w:t>
      </w:r>
      <w:r w:rsidRPr="00D61B29">
        <w:rPr>
          <w:rFonts w:ascii="Times New Roman" w:hAnsi="Times New Roman" w:cs="Times New Roman"/>
          <w:sz w:val="28"/>
          <w:szCs w:val="28"/>
        </w:rPr>
        <w:t>#:</w:t>
      </w:r>
      <w:r w:rsidR="00C77775">
        <w:rPr>
          <w:rFonts w:ascii="Times New Roman" w:hAnsi="Times New Roman" w:cs="Times New Roman"/>
          <w:sz w:val="28"/>
          <w:szCs w:val="28"/>
        </w:rPr>
        <w:t xml:space="preserve"> </w:t>
      </w:r>
      <w:r w:rsidR="00C77775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="00C77775" w:rsidRPr="00C77775">
        <w:rPr>
          <w:rFonts w:ascii="Times New Roman" w:hAnsi="Times New Roman" w:cs="Times New Roman"/>
          <w:sz w:val="28"/>
          <w:szCs w:val="28"/>
        </w:rPr>
        <w:t xml:space="preserve">, </w:t>
      </w:r>
      <w:r w:rsidR="00C77775">
        <w:rPr>
          <w:rFonts w:ascii="Times New Roman" w:hAnsi="Times New Roman" w:cs="Times New Roman"/>
          <w:sz w:val="28"/>
          <w:szCs w:val="28"/>
          <w:lang w:val="en-US"/>
        </w:rPr>
        <w:t>Sytem</w:t>
      </w:r>
      <w:r w:rsidR="00C77775" w:rsidRPr="00C77775">
        <w:rPr>
          <w:rFonts w:ascii="Times New Roman" w:hAnsi="Times New Roman" w:cs="Times New Roman"/>
          <w:sz w:val="28"/>
          <w:szCs w:val="28"/>
        </w:rPr>
        <w:t>.</w:t>
      </w:r>
      <w:r w:rsidR="00C77775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="00C77775" w:rsidRPr="00C77775">
        <w:rPr>
          <w:rFonts w:ascii="Times New Roman" w:hAnsi="Times New Roman" w:cs="Times New Roman"/>
          <w:sz w:val="28"/>
          <w:szCs w:val="28"/>
        </w:rPr>
        <w:t xml:space="preserve">, </w:t>
      </w:r>
      <w:r w:rsidR="00C77775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="00C77775" w:rsidRPr="00C77775">
        <w:rPr>
          <w:rFonts w:ascii="Times New Roman" w:hAnsi="Times New Roman" w:cs="Times New Roman"/>
          <w:sz w:val="28"/>
          <w:szCs w:val="28"/>
        </w:rPr>
        <w:t>.</w:t>
      </w:r>
      <w:r w:rsidR="00C77775">
        <w:rPr>
          <w:rFonts w:ascii="Times New Roman" w:hAnsi="Times New Roman" w:cs="Times New Roman"/>
          <w:sz w:val="28"/>
          <w:szCs w:val="28"/>
          <w:lang w:val="en-US"/>
        </w:rPr>
        <w:t>IO</w:t>
      </w:r>
      <w:r w:rsidR="00C77775" w:rsidRPr="00C77775">
        <w:rPr>
          <w:rFonts w:ascii="Times New Roman" w:hAnsi="Times New Roman" w:cs="Times New Roman"/>
          <w:sz w:val="28"/>
          <w:szCs w:val="28"/>
        </w:rPr>
        <w:t xml:space="preserve">, </w:t>
      </w:r>
      <w:r w:rsidR="00C77775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="00C77775" w:rsidRPr="00C77775">
        <w:rPr>
          <w:rFonts w:ascii="Times New Roman" w:hAnsi="Times New Roman" w:cs="Times New Roman"/>
          <w:sz w:val="28"/>
          <w:szCs w:val="28"/>
        </w:rPr>
        <w:t>.</w:t>
      </w:r>
      <w:r w:rsidR="00C77775">
        <w:rPr>
          <w:rFonts w:ascii="Times New Roman" w:hAnsi="Times New Roman" w:cs="Times New Roman"/>
          <w:sz w:val="28"/>
          <w:szCs w:val="28"/>
          <w:lang w:val="en-US"/>
        </w:rPr>
        <w:t>Collections</w:t>
      </w:r>
      <w:r w:rsidR="00C77775" w:rsidRPr="00C77775">
        <w:rPr>
          <w:rFonts w:ascii="Times New Roman" w:hAnsi="Times New Roman" w:cs="Times New Roman"/>
          <w:sz w:val="28"/>
          <w:szCs w:val="28"/>
        </w:rPr>
        <w:t>.</w:t>
      </w:r>
      <w:r w:rsidR="00C77775">
        <w:rPr>
          <w:rFonts w:ascii="Times New Roman" w:hAnsi="Times New Roman" w:cs="Times New Roman"/>
          <w:sz w:val="28"/>
          <w:szCs w:val="28"/>
          <w:lang w:val="en-US"/>
        </w:rPr>
        <w:t>Generic</w:t>
      </w:r>
      <w:r w:rsidR="00C77775" w:rsidRPr="00C77775">
        <w:rPr>
          <w:rFonts w:ascii="Times New Roman" w:hAnsi="Times New Roman" w:cs="Times New Roman"/>
          <w:sz w:val="28"/>
          <w:szCs w:val="28"/>
        </w:rPr>
        <w:t xml:space="preserve">, </w:t>
      </w:r>
      <w:r w:rsidR="00C77775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="00C77775" w:rsidRPr="00C77775">
        <w:rPr>
          <w:rFonts w:ascii="Times New Roman" w:hAnsi="Times New Roman" w:cs="Times New Roman"/>
          <w:sz w:val="28"/>
          <w:szCs w:val="28"/>
        </w:rPr>
        <w:t>.</w:t>
      </w:r>
      <w:r w:rsidR="00C77775">
        <w:rPr>
          <w:rFonts w:ascii="Times New Roman" w:hAnsi="Times New Roman" w:cs="Times New Roman"/>
          <w:sz w:val="28"/>
          <w:szCs w:val="28"/>
          <w:lang w:val="en-US"/>
        </w:rPr>
        <w:t>Linq</w:t>
      </w:r>
      <w:r w:rsidR="00C77775" w:rsidRPr="00C77775">
        <w:rPr>
          <w:rFonts w:ascii="Times New Roman" w:hAnsi="Times New Roman" w:cs="Times New Roman"/>
          <w:sz w:val="28"/>
          <w:szCs w:val="28"/>
        </w:rPr>
        <w:t>.</w:t>
      </w:r>
    </w:p>
    <w:p w14:paraId="49CB6FFD" w14:textId="77777777" w:rsidR="00FF5EDE" w:rsidRPr="00D61B29" w:rsidRDefault="00FF5EDE" w:rsidP="00FF5EDE">
      <w:pPr>
        <w:pStyle w:val="a4"/>
        <w:ind w:left="1129"/>
      </w:pPr>
    </w:p>
    <w:p w14:paraId="1C9408E4" w14:textId="77777777" w:rsidR="00FF5EDE" w:rsidRPr="00D61B29" w:rsidRDefault="00FF5EDE" w:rsidP="00FF5EDE">
      <w:pPr>
        <w:pStyle w:val="a4"/>
        <w:ind w:left="1129"/>
      </w:pPr>
    </w:p>
    <w:p w14:paraId="7625CD58" w14:textId="77777777" w:rsidR="00FF5EDE" w:rsidRPr="00D61B29" w:rsidRDefault="00FF5EDE" w:rsidP="00FF5EDE">
      <w:pPr>
        <w:pStyle w:val="a4"/>
        <w:ind w:left="1129"/>
      </w:pPr>
    </w:p>
    <w:p w14:paraId="2343A3DA" w14:textId="77777777" w:rsidR="00FF5EDE" w:rsidRPr="00D61B29" w:rsidRDefault="00FF5EDE" w:rsidP="00FF5EDE">
      <w:pPr>
        <w:pStyle w:val="a4"/>
        <w:ind w:left="1129"/>
      </w:pPr>
    </w:p>
    <w:p w14:paraId="74F1B7D6" w14:textId="77777777" w:rsidR="00C77775" w:rsidRPr="00D61B29" w:rsidRDefault="00C77775" w:rsidP="00814959"/>
    <w:p w14:paraId="78267E2E" w14:textId="77777777" w:rsidR="00C77775" w:rsidRDefault="00EF517E" w:rsidP="00C77775">
      <w:pPr>
        <w:pStyle w:val="1"/>
      </w:pPr>
      <w:bookmarkStart w:id="279" w:name="_Toc199780913"/>
      <w:r>
        <w:lastRenderedPageBreak/>
        <w:t>ЗАКЛЮЧЕНИЕ</w:t>
      </w:r>
      <w:bookmarkEnd w:id="279"/>
    </w:p>
    <w:p w14:paraId="77C3AB36" w14:textId="77777777" w:rsidR="006512DC" w:rsidRPr="006512DC" w:rsidRDefault="006512DC" w:rsidP="006512DC">
      <w:pPr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</w:rPr>
      </w:pPr>
      <w:bookmarkStart w:id="280" w:name="_Toc199780914"/>
      <w:r w:rsidRPr="006512DC">
        <w:rPr>
          <w:rFonts w:ascii="Times New Roman" w:eastAsia="Times New Roman" w:hAnsi="Times New Roman"/>
          <w:sz w:val="28"/>
        </w:rPr>
        <w:t>В процессе выполнения данной курсовой работы была успешно разработана и реализована программная система, предназначенная для автоматизации ключевых процессов методического отдела института. Это достижение стало возможным благодаря глубокому анализу требований и четкому следованию принципам объектно-ориентированного программирования.</w:t>
      </w:r>
    </w:p>
    <w:p w14:paraId="288C243D" w14:textId="264BE76E" w:rsidR="006512DC" w:rsidRPr="006512DC" w:rsidRDefault="006512DC" w:rsidP="006512DC">
      <w:pPr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</w:rPr>
      </w:pPr>
      <w:r w:rsidRPr="006512DC">
        <w:rPr>
          <w:rFonts w:ascii="Times New Roman" w:eastAsia="Times New Roman" w:hAnsi="Times New Roman"/>
          <w:sz w:val="28"/>
        </w:rPr>
        <w:t xml:space="preserve">1. Анализ предметной области. </w:t>
      </w:r>
      <w:ins w:id="281" w:author="Hitech" w:date="2025-06-20T19:40:00Z">
        <w:r w:rsidR="003A3B3D" w:rsidRPr="003A3B3D">
          <w:rPr>
            <w:rFonts w:ascii="Times New Roman" w:eastAsia="Times New Roman" w:hAnsi="Times New Roman"/>
            <w:sz w:val="28"/>
          </w:rPr>
          <w:t>На начальных этапах</w:t>
        </w:r>
        <w:r w:rsidR="003A3B3D" w:rsidRPr="003A3B3D" w:rsidDel="003A3B3D">
          <w:rPr>
            <w:rFonts w:ascii="Times New Roman" w:eastAsia="Times New Roman" w:hAnsi="Times New Roman"/>
            <w:sz w:val="28"/>
          </w:rPr>
          <w:t xml:space="preserve"> </w:t>
        </w:r>
      </w:ins>
      <w:del w:id="282" w:author="Hitech" w:date="2025-06-20T19:40:00Z">
        <w:r w:rsidRPr="006512DC" w:rsidDel="003A3B3D">
          <w:rPr>
            <w:rFonts w:ascii="Times New Roman" w:eastAsia="Times New Roman" w:hAnsi="Times New Roman"/>
            <w:sz w:val="28"/>
          </w:rPr>
          <w:delText xml:space="preserve">В начальной стадии </w:delText>
        </w:r>
      </w:del>
      <w:r w:rsidRPr="006512DC">
        <w:rPr>
          <w:rFonts w:ascii="Times New Roman" w:eastAsia="Times New Roman" w:hAnsi="Times New Roman"/>
          <w:sz w:val="28"/>
        </w:rPr>
        <w:t>работы было проведено всестороннее исследование деятельности методического отдела учебного заведения. Основное внимание было уделено структуре хранения информации о специальностях, кафедрах и дисциплинах. Изучены потоки данных, ключевые элементы подготовки специалистов и способы взаимодействия между структурными единицами института. Это позволило определить функциональные потребности конечного пользователя и адаптировать программную логику к реальной работе.</w:t>
      </w:r>
    </w:p>
    <w:p w14:paraId="2357081C" w14:textId="248F6D89" w:rsidR="006512DC" w:rsidRPr="006512DC" w:rsidRDefault="006512DC" w:rsidP="006512DC">
      <w:pPr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</w:rPr>
      </w:pPr>
      <w:r w:rsidRPr="006512DC">
        <w:rPr>
          <w:rFonts w:ascii="Times New Roman" w:eastAsia="Times New Roman" w:hAnsi="Times New Roman"/>
          <w:sz w:val="28"/>
        </w:rPr>
        <w:t xml:space="preserve">2. Формализация требований к системе. На основе анализа предметной области были сформулированы функциональные и нефункциональные требования к программной системе. Основными задачами </w:t>
      </w:r>
      <w:ins w:id="283" w:author="Hitech" w:date="2025-06-20T19:40:00Z">
        <w:r w:rsidR="003A3B3D">
          <w:rPr>
            <w:rFonts w:ascii="Times New Roman" w:eastAsia="Times New Roman" w:hAnsi="Times New Roman"/>
            <w:sz w:val="28"/>
          </w:rPr>
          <w:t>поставлены:</w:t>
        </w:r>
      </w:ins>
      <w:del w:id="284" w:author="Hitech" w:date="2025-06-20T19:40:00Z">
        <w:r w:rsidRPr="006512DC" w:rsidDel="003A3B3D">
          <w:rPr>
            <w:rFonts w:ascii="Times New Roman" w:eastAsia="Times New Roman" w:hAnsi="Times New Roman"/>
            <w:sz w:val="28"/>
          </w:rPr>
          <w:delText>стали:</w:delText>
        </w:r>
      </w:del>
      <w:r w:rsidRPr="006512DC">
        <w:rPr>
          <w:rFonts w:ascii="Times New Roman" w:eastAsia="Times New Roman" w:hAnsi="Times New Roman"/>
          <w:sz w:val="28"/>
        </w:rPr>
        <w:t xml:space="preserve"> хранение и редактирование данных о специальностях, кафедрах и дисциплинах, возможность генерации отчетов по ключевым запросам (нагрузка, формы отчетности, дисциплины по кафедрам и специальностям), а также обеспечение целостности данных при взаимодействии различных структур.</w:t>
      </w:r>
    </w:p>
    <w:p w14:paraId="5CDEECBE" w14:textId="77777777" w:rsidR="006512DC" w:rsidRPr="006512DC" w:rsidRDefault="006512DC" w:rsidP="006512DC">
      <w:pPr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</w:rPr>
      </w:pPr>
      <w:r w:rsidRPr="006512DC">
        <w:rPr>
          <w:rFonts w:ascii="Times New Roman" w:eastAsia="Times New Roman" w:hAnsi="Times New Roman"/>
          <w:sz w:val="28"/>
          <w:szCs w:val="28"/>
        </w:rPr>
        <w:t>3.</w:t>
      </w:r>
      <w:r w:rsidRPr="006512DC">
        <w:rPr>
          <w:rFonts w:ascii="Times New Roman" w:eastAsia="Times New Roman" w:hAnsi="Times New Roman"/>
          <w:sz w:val="28"/>
        </w:rPr>
        <w:t xml:space="preserve"> Архитектура системы. Система была построена на базе объектно-ориентированной архитектуры. Были выделены отдельные классы: </w:t>
      </w:r>
      <w:r w:rsidRPr="006512DC">
        <w:rPr>
          <w:rFonts w:ascii="Times New Roman" w:eastAsia="Times New Roman" w:hAnsi="Times New Roman"/>
          <w:sz w:val="28"/>
          <w:lang w:val="en-US"/>
        </w:rPr>
        <w:t>Specialty</w:t>
      </w:r>
      <w:r w:rsidRPr="006512DC">
        <w:rPr>
          <w:rFonts w:ascii="Times New Roman" w:eastAsia="Times New Roman" w:hAnsi="Times New Roman"/>
          <w:sz w:val="28"/>
        </w:rPr>
        <w:t xml:space="preserve">, </w:t>
      </w:r>
      <w:r w:rsidRPr="006512DC">
        <w:rPr>
          <w:rFonts w:ascii="Times New Roman" w:eastAsia="Times New Roman" w:hAnsi="Times New Roman"/>
          <w:sz w:val="28"/>
          <w:lang w:val="en-US"/>
        </w:rPr>
        <w:t>Department</w:t>
      </w:r>
      <w:r w:rsidRPr="006512DC">
        <w:rPr>
          <w:rFonts w:ascii="Times New Roman" w:eastAsia="Times New Roman" w:hAnsi="Times New Roman"/>
          <w:sz w:val="28"/>
        </w:rPr>
        <w:t xml:space="preserve">, </w:t>
      </w:r>
      <w:r w:rsidRPr="006512DC">
        <w:rPr>
          <w:rFonts w:ascii="Times New Roman" w:eastAsia="Times New Roman" w:hAnsi="Times New Roman"/>
          <w:sz w:val="28"/>
          <w:lang w:val="en-US"/>
        </w:rPr>
        <w:t>Discipline</w:t>
      </w:r>
      <w:r w:rsidRPr="006512DC">
        <w:rPr>
          <w:rFonts w:ascii="Times New Roman" w:eastAsia="Times New Roman" w:hAnsi="Times New Roman"/>
          <w:sz w:val="28"/>
        </w:rPr>
        <w:t xml:space="preserve"> и управляющий класс </w:t>
      </w:r>
      <w:r w:rsidRPr="006512DC">
        <w:rPr>
          <w:rFonts w:ascii="Times New Roman" w:eastAsia="Times New Roman" w:hAnsi="Times New Roman"/>
          <w:sz w:val="28"/>
          <w:lang w:val="en-US"/>
        </w:rPr>
        <w:t>Metodist</w:t>
      </w:r>
      <w:r w:rsidRPr="006512DC">
        <w:rPr>
          <w:rFonts w:ascii="Times New Roman" w:eastAsia="Times New Roman" w:hAnsi="Times New Roman"/>
          <w:sz w:val="28"/>
        </w:rPr>
        <w:t>. Каждый класс отвечает за хранение и обработку данных своей сущности. Это обеспечило модульность, читаемость и масштабируемость кода, что является основой для дальнейшего расширения функционала.</w:t>
      </w:r>
    </w:p>
    <w:p w14:paraId="6F2D154E" w14:textId="77777777" w:rsidR="006512DC" w:rsidRPr="006512DC" w:rsidRDefault="006512DC" w:rsidP="006512DC">
      <w:pPr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</w:rPr>
      </w:pPr>
      <w:r w:rsidRPr="006512DC">
        <w:rPr>
          <w:rFonts w:ascii="Times New Roman" w:eastAsia="Times New Roman" w:hAnsi="Times New Roman"/>
          <w:sz w:val="28"/>
        </w:rPr>
        <w:lastRenderedPageBreak/>
        <w:t>4. Реализация прикладной логики. В системе реализован полный набор операций, необходимых для эффективной работы методического отдела. Это включает:</w:t>
      </w:r>
    </w:p>
    <w:p w14:paraId="2F973AD6" w14:textId="77777777" w:rsidR="006512DC" w:rsidRPr="006512DC" w:rsidRDefault="006512DC" w:rsidP="006512DC">
      <w:pPr>
        <w:pStyle w:val="a4"/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/>
          <w:sz w:val="28"/>
        </w:rPr>
      </w:pPr>
      <w:r w:rsidRPr="006512DC">
        <w:rPr>
          <w:rFonts w:ascii="Times New Roman" w:eastAsia="Times New Roman" w:hAnsi="Times New Roman"/>
          <w:sz w:val="28"/>
        </w:rPr>
        <w:t>добавление, удаление и просмотр информации о специальностях, кафедрах и дисциплинах;</w:t>
      </w:r>
    </w:p>
    <w:p w14:paraId="57B8F3FD" w14:textId="77777777" w:rsidR="006512DC" w:rsidRPr="006512DC" w:rsidRDefault="006512DC" w:rsidP="006512DC">
      <w:pPr>
        <w:pStyle w:val="a4"/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/>
          <w:sz w:val="28"/>
        </w:rPr>
      </w:pPr>
      <w:r w:rsidRPr="006512DC">
        <w:rPr>
          <w:rFonts w:ascii="Times New Roman" w:eastAsia="Times New Roman" w:hAnsi="Times New Roman"/>
          <w:sz w:val="28"/>
        </w:rPr>
        <w:t>расчет семестровой нагрузки;</w:t>
      </w:r>
    </w:p>
    <w:p w14:paraId="6D751F5A" w14:textId="77777777" w:rsidR="006512DC" w:rsidRPr="006512DC" w:rsidRDefault="006512DC" w:rsidP="006512DC">
      <w:pPr>
        <w:pStyle w:val="a4"/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/>
          <w:sz w:val="28"/>
        </w:rPr>
      </w:pPr>
      <w:r w:rsidRPr="006512DC">
        <w:rPr>
          <w:rFonts w:ascii="Times New Roman" w:eastAsia="Times New Roman" w:hAnsi="Times New Roman"/>
          <w:sz w:val="28"/>
        </w:rPr>
        <w:t>определение дисциплин по заданной специальности или кафедре;</w:t>
      </w:r>
    </w:p>
    <w:p w14:paraId="4140B5DC" w14:textId="77777777" w:rsidR="006512DC" w:rsidRPr="006512DC" w:rsidRDefault="006512DC" w:rsidP="006512DC">
      <w:pPr>
        <w:pStyle w:val="a4"/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/>
          <w:sz w:val="28"/>
        </w:rPr>
      </w:pPr>
      <w:r w:rsidRPr="006512DC">
        <w:rPr>
          <w:rFonts w:ascii="Times New Roman" w:eastAsia="Times New Roman" w:hAnsi="Times New Roman"/>
          <w:sz w:val="28"/>
        </w:rPr>
        <w:t>подсчет лабораторных часов и количества форм отчетности;</w:t>
      </w:r>
    </w:p>
    <w:p w14:paraId="6A8D7DA1" w14:textId="77777777" w:rsidR="006512DC" w:rsidRPr="006512DC" w:rsidRDefault="006512DC" w:rsidP="006512DC">
      <w:pPr>
        <w:pStyle w:val="a4"/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/>
          <w:sz w:val="28"/>
        </w:rPr>
      </w:pPr>
      <w:r w:rsidRPr="006512DC">
        <w:rPr>
          <w:rFonts w:ascii="Times New Roman" w:eastAsia="Times New Roman" w:hAnsi="Times New Roman"/>
          <w:sz w:val="28"/>
        </w:rPr>
        <w:t>поиск дисциплин с наибольшей и наименьшей нагрузкой.</w:t>
      </w:r>
    </w:p>
    <w:p w14:paraId="511978FB" w14:textId="77777777" w:rsidR="006512DC" w:rsidRPr="006512DC" w:rsidRDefault="006512DC" w:rsidP="006512DC">
      <w:pPr>
        <w:pStyle w:val="a4"/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/>
          <w:sz w:val="28"/>
        </w:rPr>
      </w:pPr>
      <w:r w:rsidRPr="006512DC">
        <w:rPr>
          <w:rFonts w:ascii="Times New Roman" w:eastAsia="Times New Roman" w:hAnsi="Times New Roman"/>
          <w:sz w:val="28"/>
        </w:rPr>
        <w:t>возможность сохранения и загрузки данных из файлов.</w:t>
      </w:r>
    </w:p>
    <w:p w14:paraId="594319D0" w14:textId="77777777" w:rsidR="006512DC" w:rsidRPr="006512DC" w:rsidRDefault="006512DC" w:rsidP="006512DC">
      <w:pPr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</w:rPr>
      </w:pPr>
      <w:r w:rsidRPr="006512DC">
        <w:rPr>
          <w:rFonts w:ascii="Times New Roman" w:eastAsia="Times New Roman" w:hAnsi="Times New Roman"/>
          <w:sz w:val="28"/>
        </w:rPr>
        <w:t>5. Удобство использования и поддержка. Интерфейс реализован в консольной форме, что делает его простым в использовании и позволяет сотрудникам методического отдела быстро освоить принципы работы. Архитектура кода предусматривает легкость в поддержке, модификации и масштабировании в будущем.</w:t>
      </w:r>
    </w:p>
    <w:p w14:paraId="7E42183A" w14:textId="77777777" w:rsidR="006512DC" w:rsidRPr="006512DC" w:rsidRDefault="006512DC" w:rsidP="006512DC">
      <w:pPr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</w:rPr>
      </w:pPr>
      <w:r w:rsidRPr="006512DC">
        <w:rPr>
          <w:rFonts w:ascii="Times New Roman" w:eastAsia="Times New Roman" w:hAnsi="Times New Roman"/>
          <w:sz w:val="28"/>
        </w:rPr>
        <w:t>6. Сопроводительная документация. В рамках проекта было создано описание структуры классов и их методов, что позволит в будущем осуществлять сопровождение и развитие программного продукта без дополнительных временных затрат.</w:t>
      </w:r>
    </w:p>
    <w:p w14:paraId="48A856D7" w14:textId="77777777" w:rsidR="006512DC" w:rsidRPr="006512DC" w:rsidRDefault="006512DC" w:rsidP="006512DC">
      <w:pPr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</w:rPr>
      </w:pPr>
      <w:r w:rsidRPr="006512DC">
        <w:rPr>
          <w:rFonts w:ascii="Times New Roman" w:eastAsia="Times New Roman" w:hAnsi="Times New Roman"/>
          <w:sz w:val="28"/>
        </w:rPr>
        <w:t>Практическая значимость разработанной системы заключается в автоматизации процессов учета и анализа учебной информации. Это снижает вероятность ошибок, ускоряет доступ к данным и упрощает отчетность. Система может быть расширена в будущем — например, добавлением графического интерфейса, интеграцией с базами данных или сетевым доступом для многопользовательской работы.</w:t>
      </w:r>
    </w:p>
    <w:p w14:paraId="7D1853FD" w14:textId="77777777" w:rsidR="00DC07F8" w:rsidDel="00B310DD" w:rsidRDefault="006512DC" w:rsidP="00DC07F8">
      <w:pPr>
        <w:spacing w:after="0" w:line="360" w:lineRule="auto"/>
        <w:ind w:firstLine="567"/>
        <w:jc w:val="both"/>
        <w:rPr>
          <w:del w:id="285" w:author="Hitech" w:date="2025-06-20T21:44:00Z"/>
          <w:rFonts w:ascii="Times New Roman" w:eastAsia="Times New Roman" w:hAnsi="Times New Roman"/>
          <w:sz w:val="28"/>
        </w:rPr>
      </w:pPr>
      <w:r w:rsidRPr="006512DC">
        <w:rPr>
          <w:rFonts w:ascii="Times New Roman" w:eastAsia="Times New Roman" w:hAnsi="Times New Roman"/>
          <w:sz w:val="28"/>
        </w:rPr>
        <w:t>Таким образом, выполненная работа подтверждает актуальность темы и демонстрирует практические навыки в разработке прикладных программ, ориентированных на нужды образовательных учреждений.</w:t>
      </w:r>
      <w:r w:rsidR="00DC07F8">
        <w:rPr>
          <w:rFonts w:ascii="Times New Roman" w:eastAsia="Times New Roman" w:hAnsi="Times New Roman"/>
          <w:sz w:val="28"/>
        </w:rPr>
        <w:t xml:space="preserve"> </w:t>
      </w:r>
    </w:p>
    <w:p w14:paraId="295B019B" w14:textId="5B6200F5" w:rsidR="006512DC" w:rsidDel="00F82D8C" w:rsidRDefault="006512DC" w:rsidP="00DC07F8">
      <w:pPr>
        <w:spacing w:after="0" w:line="360" w:lineRule="auto"/>
        <w:ind w:firstLine="567"/>
        <w:jc w:val="both"/>
        <w:rPr>
          <w:del w:id="286" w:author="Artem Aleksandrov" w:date="2025-06-20T18:50:00Z"/>
          <w:rFonts w:ascii="Times New Roman" w:eastAsia="Times New Roman" w:hAnsi="Times New Roman"/>
          <w:sz w:val="28"/>
        </w:rPr>
      </w:pPr>
      <w:del w:id="287" w:author="Artem Aleksandrov" w:date="2025-06-20T18:50:00Z">
        <w:r w:rsidDel="00F82D8C">
          <w:rPr>
            <w:rFonts w:ascii="Times New Roman" w:eastAsia="Times New Roman" w:hAnsi="Times New Roman"/>
            <w:sz w:val="28"/>
          </w:rPr>
          <w:delText>Таким образом, выполненная работа подтверждает актуальность темы и демонстрирует практические навыки в разработке прикладных программ, ориентированных на нужды образовательных учреждений.</w:delText>
        </w:r>
      </w:del>
    </w:p>
    <w:p w14:paraId="235951FB" w14:textId="77777777" w:rsidR="00DC07F8" w:rsidDel="00B310DD" w:rsidRDefault="00DC07F8" w:rsidP="00B310DD">
      <w:pPr>
        <w:spacing w:after="0" w:line="360" w:lineRule="auto"/>
        <w:ind w:firstLine="567"/>
        <w:rPr>
          <w:del w:id="288" w:author="Hitech" w:date="2025-06-20T21:44:00Z"/>
          <w:rFonts w:ascii="Times New Roman" w:eastAsia="Times New Roman" w:hAnsi="Times New Roman"/>
          <w:sz w:val="28"/>
        </w:rPr>
        <w:pPrChange w:id="289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34AAC647" w14:textId="77777777" w:rsidR="00DC07F8" w:rsidDel="00B310DD" w:rsidRDefault="00DC07F8" w:rsidP="00B310DD">
      <w:pPr>
        <w:spacing w:after="0" w:line="360" w:lineRule="auto"/>
        <w:ind w:firstLine="567"/>
        <w:rPr>
          <w:del w:id="290" w:author="Hitech" w:date="2025-06-20T21:44:00Z"/>
          <w:rFonts w:ascii="Times New Roman" w:eastAsia="Times New Roman" w:hAnsi="Times New Roman"/>
          <w:sz w:val="28"/>
        </w:rPr>
        <w:pPrChange w:id="291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16855F32" w14:textId="77777777" w:rsidR="00DC07F8" w:rsidDel="00B310DD" w:rsidRDefault="00DC07F8" w:rsidP="00B310DD">
      <w:pPr>
        <w:spacing w:after="0" w:line="360" w:lineRule="auto"/>
        <w:ind w:firstLine="567"/>
        <w:rPr>
          <w:del w:id="292" w:author="Hitech" w:date="2025-06-20T21:44:00Z"/>
          <w:rFonts w:ascii="Times New Roman" w:eastAsia="Times New Roman" w:hAnsi="Times New Roman"/>
          <w:sz w:val="28"/>
        </w:rPr>
        <w:pPrChange w:id="293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15A1CCFF" w14:textId="77777777" w:rsidR="00DC07F8" w:rsidDel="00B310DD" w:rsidRDefault="00DC07F8" w:rsidP="00B310DD">
      <w:pPr>
        <w:spacing w:after="0" w:line="360" w:lineRule="auto"/>
        <w:ind w:firstLine="567"/>
        <w:rPr>
          <w:del w:id="294" w:author="Hitech" w:date="2025-06-20T21:44:00Z"/>
          <w:rFonts w:ascii="Times New Roman" w:eastAsia="Times New Roman" w:hAnsi="Times New Roman"/>
          <w:sz w:val="28"/>
        </w:rPr>
        <w:pPrChange w:id="295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7B41FF37" w14:textId="77777777" w:rsidR="00DC07F8" w:rsidDel="00B310DD" w:rsidRDefault="00DC07F8" w:rsidP="00B310DD">
      <w:pPr>
        <w:spacing w:after="0" w:line="360" w:lineRule="auto"/>
        <w:ind w:firstLine="567"/>
        <w:rPr>
          <w:del w:id="296" w:author="Hitech" w:date="2025-06-20T21:44:00Z"/>
          <w:rFonts w:ascii="Times New Roman" w:eastAsia="Times New Roman" w:hAnsi="Times New Roman"/>
          <w:sz w:val="28"/>
        </w:rPr>
        <w:pPrChange w:id="297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2DE8E41B" w14:textId="77777777" w:rsidR="00DC07F8" w:rsidDel="00B310DD" w:rsidRDefault="00DC07F8" w:rsidP="00B310DD">
      <w:pPr>
        <w:spacing w:after="0" w:line="360" w:lineRule="auto"/>
        <w:ind w:firstLine="567"/>
        <w:rPr>
          <w:del w:id="298" w:author="Hitech" w:date="2025-06-20T21:44:00Z"/>
          <w:rFonts w:ascii="Times New Roman" w:eastAsia="Times New Roman" w:hAnsi="Times New Roman"/>
          <w:sz w:val="28"/>
        </w:rPr>
        <w:pPrChange w:id="299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5A83B4DA" w14:textId="77777777" w:rsidR="00DC07F8" w:rsidDel="00B310DD" w:rsidRDefault="00DC07F8" w:rsidP="00B310DD">
      <w:pPr>
        <w:spacing w:after="0" w:line="360" w:lineRule="auto"/>
        <w:ind w:firstLine="567"/>
        <w:rPr>
          <w:del w:id="300" w:author="Hitech" w:date="2025-06-20T21:44:00Z"/>
          <w:rFonts w:ascii="Times New Roman" w:eastAsia="Times New Roman" w:hAnsi="Times New Roman"/>
          <w:sz w:val="28"/>
        </w:rPr>
        <w:pPrChange w:id="301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09BDEF42" w14:textId="77777777" w:rsidR="00DC07F8" w:rsidDel="00B310DD" w:rsidRDefault="00DC07F8" w:rsidP="00B310DD">
      <w:pPr>
        <w:spacing w:after="0" w:line="360" w:lineRule="auto"/>
        <w:ind w:firstLine="567"/>
        <w:rPr>
          <w:del w:id="302" w:author="Hitech" w:date="2025-06-20T21:44:00Z"/>
          <w:rFonts w:ascii="Times New Roman" w:eastAsia="Times New Roman" w:hAnsi="Times New Roman"/>
          <w:sz w:val="28"/>
        </w:rPr>
        <w:pPrChange w:id="303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56906535" w14:textId="77777777" w:rsidR="00DC07F8" w:rsidDel="00B310DD" w:rsidRDefault="00DC07F8" w:rsidP="00B310DD">
      <w:pPr>
        <w:spacing w:after="0" w:line="360" w:lineRule="auto"/>
        <w:ind w:firstLine="567"/>
        <w:rPr>
          <w:del w:id="304" w:author="Hitech" w:date="2025-06-20T21:44:00Z"/>
          <w:rFonts w:ascii="Times New Roman" w:eastAsia="Times New Roman" w:hAnsi="Times New Roman"/>
          <w:sz w:val="28"/>
        </w:rPr>
        <w:pPrChange w:id="305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7C877EDD" w14:textId="77777777" w:rsidR="00DC07F8" w:rsidDel="00B310DD" w:rsidRDefault="00DC07F8" w:rsidP="00B310DD">
      <w:pPr>
        <w:spacing w:after="0" w:line="360" w:lineRule="auto"/>
        <w:ind w:firstLine="567"/>
        <w:rPr>
          <w:del w:id="306" w:author="Hitech" w:date="2025-06-20T21:44:00Z"/>
          <w:rFonts w:ascii="Times New Roman" w:eastAsia="Times New Roman" w:hAnsi="Times New Roman"/>
          <w:sz w:val="28"/>
        </w:rPr>
        <w:pPrChange w:id="307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751AD19A" w14:textId="77777777" w:rsidR="00DC07F8" w:rsidDel="00B310DD" w:rsidRDefault="00DC07F8" w:rsidP="00B310DD">
      <w:pPr>
        <w:spacing w:after="0" w:line="360" w:lineRule="auto"/>
        <w:ind w:firstLine="567"/>
        <w:rPr>
          <w:del w:id="308" w:author="Hitech" w:date="2025-06-20T21:44:00Z"/>
          <w:rFonts w:ascii="Times New Roman" w:eastAsia="Times New Roman" w:hAnsi="Times New Roman"/>
          <w:sz w:val="28"/>
        </w:rPr>
        <w:pPrChange w:id="309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20E801C0" w14:textId="77777777" w:rsidR="00DC07F8" w:rsidDel="00B310DD" w:rsidRDefault="00DC07F8" w:rsidP="00B310DD">
      <w:pPr>
        <w:spacing w:after="0" w:line="360" w:lineRule="auto"/>
        <w:ind w:firstLine="567"/>
        <w:rPr>
          <w:del w:id="310" w:author="Hitech" w:date="2025-06-20T21:44:00Z"/>
          <w:rFonts w:ascii="Times New Roman" w:eastAsia="Times New Roman" w:hAnsi="Times New Roman"/>
          <w:sz w:val="28"/>
        </w:rPr>
        <w:pPrChange w:id="311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7F97DF83" w14:textId="77777777" w:rsidR="00DC07F8" w:rsidDel="00B310DD" w:rsidRDefault="00DC07F8" w:rsidP="00B310DD">
      <w:pPr>
        <w:spacing w:after="0" w:line="360" w:lineRule="auto"/>
        <w:ind w:firstLine="567"/>
        <w:rPr>
          <w:del w:id="312" w:author="Hitech" w:date="2025-06-20T21:44:00Z"/>
          <w:rFonts w:ascii="Times New Roman" w:eastAsia="Times New Roman" w:hAnsi="Times New Roman"/>
          <w:sz w:val="28"/>
        </w:rPr>
        <w:pPrChange w:id="313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0066B0B6" w14:textId="77777777" w:rsidR="00DC07F8" w:rsidDel="00B310DD" w:rsidRDefault="00DC07F8" w:rsidP="00B310DD">
      <w:pPr>
        <w:spacing w:after="0" w:line="360" w:lineRule="auto"/>
        <w:ind w:firstLine="567"/>
        <w:rPr>
          <w:del w:id="314" w:author="Hitech" w:date="2025-06-20T21:44:00Z"/>
          <w:rFonts w:ascii="Times New Roman" w:eastAsia="Times New Roman" w:hAnsi="Times New Roman"/>
          <w:sz w:val="28"/>
        </w:rPr>
        <w:pPrChange w:id="315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7E95DD00" w14:textId="77777777" w:rsidR="00DC07F8" w:rsidDel="00B310DD" w:rsidRDefault="00DC07F8" w:rsidP="00B310DD">
      <w:pPr>
        <w:spacing w:after="0" w:line="360" w:lineRule="auto"/>
        <w:ind w:firstLine="567"/>
        <w:rPr>
          <w:del w:id="316" w:author="Hitech" w:date="2025-06-20T21:44:00Z"/>
          <w:rFonts w:ascii="Times New Roman" w:eastAsia="Times New Roman" w:hAnsi="Times New Roman"/>
          <w:sz w:val="28"/>
        </w:rPr>
        <w:pPrChange w:id="317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564C539E" w14:textId="77777777" w:rsidR="00DC07F8" w:rsidDel="00B310DD" w:rsidRDefault="00DC07F8" w:rsidP="00B310DD">
      <w:pPr>
        <w:spacing w:after="0" w:line="360" w:lineRule="auto"/>
        <w:ind w:firstLine="567"/>
        <w:rPr>
          <w:del w:id="318" w:author="Hitech" w:date="2025-06-20T21:44:00Z"/>
          <w:rFonts w:ascii="Times New Roman" w:eastAsia="Times New Roman" w:hAnsi="Times New Roman"/>
          <w:sz w:val="28"/>
        </w:rPr>
        <w:pPrChange w:id="319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4930BDF9" w14:textId="77777777" w:rsidR="00DC07F8" w:rsidDel="00B310DD" w:rsidRDefault="00DC07F8" w:rsidP="00B310DD">
      <w:pPr>
        <w:spacing w:after="0" w:line="360" w:lineRule="auto"/>
        <w:ind w:firstLine="567"/>
        <w:rPr>
          <w:del w:id="320" w:author="Hitech" w:date="2025-06-20T21:44:00Z"/>
          <w:rFonts w:ascii="Times New Roman" w:eastAsia="Times New Roman" w:hAnsi="Times New Roman"/>
          <w:sz w:val="28"/>
        </w:rPr>
        <w:pPrChange w:id="321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6DF4D0AC" w14:textId="77777777" w:rsidR="00DC07F8" w:rsidDel="00B310DD" w:rsidRDefault="00DC07F8" w:rsidP="00B310DD">
      <w:pPr>
        <w:spacing w:after="0" w:line="360" w:lineRule="auto"/>
        <w:ind w:firstLine="567"/>
        <w:rPr>
          <w:del w:id="322" w:author="Hitech" w:date="2025-06-20T21:44:00Z"/>
          <w:rFonts w:ascii="Times New Roman" w:eastAsia="Times New Roman" w:hAnsi="Times New Roman"/>
          <w:sz w:val="28"/>
        </w:rPr>
        <w:pPrChange w:id="323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63F640CE" w14:textId="77777777" w:rsidR="00DC07F8" w:rsidDel="00B310DD" w:rsidRDefault="00DC07F8" w:rsidP="00B310DD">
      <w:pPr>
        <w:spacing w:after="0" w:line="360" w:lineRule="auto"/>
        <w:ind w:firstLine="567"/>
        <w:rPr>
          <w:del w:id="324" w:author="Hitech" w:date="2025-06-20T21:44:00Z"/>
          <w:rFonts w:ascii="Times New Roman" w:eastAsia="Times New Roman" w:hAnsi="Times New Roman"/>
          <w:sz w:val="28"/>
        </w:rPr>
        <w:pPrChange w:id="325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79211572" w14:textId="77777777" w:rsidR="00DC07F8" w:rsidDel="00B310DD" w:rsidRDefault="00DC07F8" w:rsidP="00B310DD">
      <w:pPr>
        <w:spacing w:after="0" w:line="360" w:lineRule="auto"/>
        <w:ind w:firstLine="567"/>
        <w:rPr>
          <w:del w:id="326" w:author="Hitech" w:date="2025-06-20T21:44:00Z"/>
          <w:rFonts w:ascii="Times New Roman" w:eastAsia="Times New Roman" w:hAnsi="Times New Roman"/>
          <w:sz w:val="28"/>
        </w:rPr>
        <w:pPrChange w:id="327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0540A4DD" w14:textId="77777777" w:rsidR="00DC07F8" w:rsidDel="00B310DD" w:rsidRDefault="00DC07F8" w:rsidP="00B310DD">
      <w:pPr>
        <w:spacing w:after="0" w:line="360" w:lineRule="auto"/>
        <w:ind w:firstLine="567"/>
        <w:rPr>
          <w:del w:id="328" w:author="Hitech" w:date="2025-06-20T21:44:00Z"/>
          <w:rFonts w:ascii="Times New Roman" w:eastAsia="Times New Roman" w:hAnsi="Times New Roman"/>
          <w:sz w:val="28"/>
        </w:rPr>
        <w:pPrChange w:id="329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1C015BDF" w14:textId="77777777" w:rsidR="00DC07F8" w:rsidDel="00B310DD" w:rsidRDefault="00DC07F8" w:rsidP="00B310DD">
      <w:pPr>
        <w:spacing w:after="0" w:line="360" w:lineRule="auto"/>
        <w:ind w:firstLine="567"/>
        <w:rPr>
          <w:del w:id="330" w:author="Hitech" w:date="2025-06-20T21:44:00Z"/>
          <w:rFonts w:ascii="Times New Roman" w:eastAsia="Times New Roman" w:hAnsi="Times New Roman"/>
          <w:sz w:val="28"/>
        </w:rPr>
        <w:pPrChange w:id="331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7B2E4C94" w14:textId="77777777" w:rsidR="00DC07F8" w:rsidDel="00B310DD" w:rsidRDefault="00DC07F8" w:rsidP="00B310DD">
      <w:pPr>
        <w:spacing w:after="0" w:line="360" w:lineRule="auto"/>
        <w:ind w:firstLine="567"/>
        <w:rPr>
          <w:del w:id="332" w:author="Hitech" w:date="2025-06-20T21:44:00Z"/>
          <w:rFonts w:ascii="Times New Roman" w:eastAsia="Times New Roman" w:hAnsi="Times New Roman"/>
          <w:sz w:val="28"/>
        </w:rPr>
        <w:pPrChange w:id="333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3A3CD06A" w14:textId="77777777" w:rsidR="00DC07F8" w:rsidDel="00B310DD" w:rsidRDefault="00DC07F8" w:rsidP="00B310DD">
      <w:pPr>
        <w:spacing w:after="0" w:line="360" w:lineRule="auto"/>
        <w:ind w:firstLine="567"/>
        <w:rPr>
          <w:del w:id="334" w:author="Hitech" w:date="2025-06-20T21:44:00Z"/>
          <w:rFonts w:ascii="Times New Roman" w:eastAsia="Times New Roman" w:hAnsi="Times New Roman"/>
          <w:sz w:val="28"/>
        </w:rPr>
        <w:pPrChange w:id="335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4A1435B8" w14:textId="27ACD94D" w:rsidR="00DC07F8" w:rsidDel="003A3B3D" w:rsidRDefault="00DC07F8" w:rsidP="00B310DD">
      <w:pPr>
        <w:pStyle w:val="1"/>
        <w:jc w:val="left"/>
        <w:rPr>
          <w:del w:id="336" w:author="Hitech" w:date="2025-06-20T19:44:00Z"/>
        </w:rPr>
        <w:pPrChange w:id="337" w:author="Hitech" w:date="2025-06-20T21:44:00Z">
          <w:pPr>
            <w:pStyle w:val="1"/>
          </w:pPr>
        </w:pPrChange>
      </w:pPr>
    </w:p>
    <w:p w14:paraId="2D191F0A" w14:textId="3AA9B0C3" w:rsidR="003A3B3D" w:rsidDel="00B310DD" w:rsidRDefault="003A3B3D" w:rsidP="00B310DD">
      <w:pPr>
        <w:rPr>
          <w:ins w:id="338" w:author="Hitech" w:date="2025-06-20T19:44:00Z"/>
          <w:del w:id="339" w:author="Hitech" w:date="2025-06-20T21:44:00Z"/>
        </w:rPr>
        <w:pPrChange w:id="340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1AEEFD37" w14:textId="12E31E46" w:rsidR="003A3B3D" w:rsidDel="00B310DD" w:rsidRDefault="003A3B3D" w:rsidP="00B310DD">
      <w:pPr>
        <w:rPr>
          <w:ins w:id="341" w:author="Hitech" w:date="2025-06-20T19:45:00Z"/>
          <w:del w:id="342" w:author="Hitech" w:date="2025-06-20T21:44:00Z"/>
        </w:rPr>
        <w:pPrChange w:id="343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2E0D25E4" w14:textId="77777777" w:rsidR="003A3B3D" w:rsidRPr="00B310DD" w:rsidDel="00B310DD" w:rsidRDefault="003A3B3D" w:rsidP="00B310DD">
      <w:pPr>
        <w:rPr>
          <w:ins w:id="344" w:author="Hitech" w:date="2025-06-20T19:44:00Z"/>
          <w:del w:id="345" w:author="Hitech" w:date="2025-06-20T21:44:00Z"/>
        </w:rPr>
        <w:pPrChange w:id="346" w:author="Hitech" w:date="2025-06-20T21:44:00Z">
          <w:pPr>
            <w:spacing w:after="0" w:line="360" w:lineRule="auto"/>
            <w:ind w:firstLine="567"/>
            <w:jc w:val="both"/>
          </w:pPr>
        </w:pPrChange>
      </w:pPr>
    </w:p>
    <w:p w14:paraId="042A4DA4" w14:textId="30E82EA4" w:rsidR="003A3B3D" w:rsidDel="00B310DD" w:rsidRDefault="003A3B3D" w:rsidP="00B310DD">
      <w:pPr>
        <w:pStyle w:val="1"/>
        <w:jc w:val="left"/>
        <w:rPr>
          <w:ins w:id="347" w:author="Hitech" w:date="2025-06-20T19:44:00Z"/>
          <w:del w:id="348" w:author="Hitech" w:date="2025-06-20T21:44:00Z"/>
        </w:rPr>
        <w:pPrChange w:id="349" w:author="Hitech" w:date="2025-06-20T21:44:00Z">
          <w:pPr>
            <w:pStyle w:val="1"/>
          </w:pPr>
        </w:pPrChange>
      </w:pPr>
    </w:p>
    <w:p w14:paraId="02097C1C" w14:textId="77777777" w:rsidR="00B310DD" w:rsidRDefault="00B310DD" w:rsidP="00B310DD">
      <w:pPr>
        <w:spacing w:after="0" w:line="360" w:lineRule="auto"/>
        <w:ind w:firstLine="567"/>
        <w:jc w:val="both"/>
        <w:rPr>
          <w:ins w:id="350" w:author="Hitech" w:date="2025-06-20T21:44:00Z"/>
        </w:rPr>
        <w:pPrChange w:id="351" w:author="Hitech" w:date="2025-06-20T21:44:00Z">
          <w:pPr>
            <w:pStyle w:val="1"/>
          </w:pPr>
        </w:pPrChange>
      </w:pPr>
    </w:p>
    <w:p w14:paraId="045DAB10" w14:textId="7B90EE0E" w:rsidR="00415BE4" w:rsidRDefault="00415BE4" w:rsidP="00415BE4">
      <w:pPr>
        <w:pStyle w:val="1"/>
      </w:pPr>
      <w:r>
        <w:lastRenderedPageBreak/>
        <w:t>СПИСОК ИСПОЛЬЗУЕМЫХ ИСТОЧНИКОВ</w:t>
      </w:r>
      <w:bookmarkEnd w:id="280"/>
    </w:p>
    <w:p w14:paraId="367D7191" w14:textId="77777777" w:rsidR="00B310DD" w:rsidRPr="00494892" w:rsidRDefault="00B310DD" w:rsidP="00B310DD">
      <w:pPr>
        <w:rPr>
          <w:ins w:id="352" w:author="Hitech" w:date="2025-06-20T21:44:00Z"/>
          <w:rFonts w:ascii="Times New Roman" w:eastAsia="Times New Roman" w:hAnsi="Times New Roman" w:cs="Times New Roman"/>
          <w:sz w:val="28"/>
          <w:szCs w:val="24"/>
          <w:lang w:val="ru-MD" w:eastAsia="ru-RU"/>
        </w:rPr>
      </w:pPr>
      <w:ins w:id="353" w:author="Hitech" w:date="2025-06-20T21:44:00Z">
        <w:r w:rsidRPr="00494892">
          <w:rPr>
            <w:rFonts w:ascii="Times New Roman" w:eastAsia="Times New Roman" w:hAnsi="Times New Roman" w:cs="Times New Roman"/>
            <w:bCs/>
            <w:sz w:val="28"/>
            <w:szCs w:val="24"/>
            <w:lang w:val="ru-MD" w:eastAsia="ru-RU"/>
          </w:rPr>
          <w:t>1. Книги и учебники:</w:t>
        </w:r>
      </w:ins>
    </w:p>
    <w:p w14:paraId="057A87AB" w14:textId="77777777" w:rsidR="00B310DD" w:rsidRPr="00494892" w:rsidRDefault="00B310DD" w:rsidP="00B310DD">
      <w:pPr>
        <w:numPr>
          <w:ilvl w:val="0"/>
          <w:numId w:val="42"/>
        </w:numPr>
        <w:rPr>
          <w:ins w:id="354" w:author="Hitech" w:date="2025-06-20T21:44:00Z"/>
          <w:rFonts w:ascii="Times New Roman" w:eastAsia="Times New Roman" w:hAnsi="Times New Roman" w:cs="Times New Roman"/>
          <w:sz w:val="28"/>
          <w:szCs w:val="24"/>
          <w:lang w:val="ru-MD" w:eastAsia="ru-RU"/>
        </w:rPr>
      </w:pPr>
      <w:ins w:id="355" w:author="Hitech" w:date="2025-06-20T21:44:00Z">
        <w:r w:rsidRPr="00494892">
          <w:rPr>
            <w:rFonts w:ascii="Times New Roman" w:eastAsia="Times New Roman" w:hAnsi="Times New Roman" w:cs="Times New Roman"/>
            <w:sz w:val="28"/>
            <w:szCs w:val="24"/>
            <w:lang w:val="ru-MD" w:eastAsia="ru-RU"/>
          </w:rPr>
          <w:t>Дейт К., Дарвин Х. Разработка и реализация информационных систем.</w:t>
        </w:r>
      </w:ins>
    </w:p>
    <w:p w14:paraId="48B3633E" w14:textId="77777777" w:rsidR="00B310DD" w:rsidRPr="00494892" w:rsidRDefault="00B310DD" w:rsidP="00B310DD">
      <w:pPr>
        <w:numPr>
          <w:ilvl w:val="0"/>
          <w:numId w:val="42"/>
        </w:numPr>
        <w:rPr>
          <w:ins w:id="356" w:author="Hitech" w:date="2025-06-20T21:44:00Z"/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ins w:id="357" w:author="Hitech" w:date="2025-06-20T21:44:00Z">
        <w:r w:rsidRPr="00494892"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Joseph Albahari, Ben Albahari. C# 7.0 in a Nutshell.</w:t>
        </w:r>
      </w:ins>
    </w:p>
    <w:p w14:paraId="24F31D3D" w14:textId="77777777" w:rsidR="00B310DD" w:rsidRPr="00494892" w:rsidRDefault="00B310DD" w:rsidP="00B310DD">
      <w:pPr>
        <w:numPr>
          <w:ilvl w:val="0"/>
          <w:numId w:val="42"/>
        </w:numPr>
        <w:rPr>
          <w:ins w:id="358" w:author="Hitech" w:date="2025-06-20T21:44:00Z"/>
          <w:rFonts w:ascii="Times New Roman" w:eastAsia="Times New Roman" w:hAnsi="Times New Roman" w:cs="Times New Roman"/>
          <w:sz w:val="28"/>
          <w:szCs w:val="24"/>
          <w:lang w:val="ru-MD" w:eastAsia="ru-RU"/>
        </w:rPr>
      </w:pPr>
      <w:ins w:id="359" w:author="Hitech" w:date="2025-06-20T21:44:00Z">
        <w:r w:rsidRPr="00494892">
          <w:rPr>
            <w:rFonts w:ascii="Times New Roman" w:eastAsia="Times New Roman" w:hAnsi="Times New Roman" w:cs="Times New Roman"/>
            <w:sz w:val="28"/>
            <w:szCs w:val="24"/>
            <w:lang w:val="ru-MD" w:eastAsia="ru-RU"/>
          </w:rPr>
          <w:t>Карло Ц., Браун П. Основы баз данных.</w:t>
        </w:r>
      </w:ins>
    </w:p>
    <w:p w14:paraId="1DB56D3A" w14:textId="77777777" w:rsidR="00B310DD" w:rsidRPr="00494892" w:rsidRDefault="00B310DD" w:rsidP="00B310DD">
      <w:pPr>
        <w:rPr>
          <w:ins w:id="360" w:author="Hitech" w:date="2025-06-20T21:44:00Z"/>
          <w:rFonts w:ascii="Times New Roman" w:eastAsia="Times New Roman" w:hAnsi="Times New Roman" w:cs="Times New Roman"/>
          <w:sz w:val="28"/>
          <w:szCs w:val="24"/>
          <w:lang w:val="ru-MD" w:eastAsia="ru-RU"/>
        </w:rPr>
      </w:pPr>
      <w:ins w:id="361" w:author="Hitech" w:date="2025-06-20T21:44:00Z">
        <w:r w:rsidRPr="00494892">
          <w:rPr>
            <w:rFonts w:ascii="Times New Roman" w:eastAsia="Times New Roman" w:hAnsi="Times New Roman" w:cs="Times New Roman"/>
            <w:bCs/>
            <w:sz w:val="28"/>
            <w:szCs w:val="24"/>
            <w:lang w:val="ru-MD" w:eastAsia="ru-RU"/>
          </w:rPr>
          <w:t>2. Статьи и публикации:</w:t>
        </w:r>
      </w:ins>
    </w:p>
    <w:p w14:paraId="542C0929" w14:textId="54D1D1AD" w:rsidR="00B310DD" w:rsidRPr="00494892" w:rsidRDefault="00B310DD" w:rsidP="00B310DD">
      <w:pPr>
        <w:numPr>
          <w:ilvl w:val="0"/>
          <w:numId w:val="43"/>
        </w:numPr>
        <w:rPr>
          <w:ins w:id="362" w:author="Hitech" w:date="2025-06-20T21:44:00Z"/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ins w:id="363" w:author="Hitech" w:date="2025-06-20T21:44:00Z">
        <w:r w:rsidRPr="00494892"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 xml:space="preserve">PubMed: </w:t>
        </w:r>
      </w:ins>
      <w:ins w:id="364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fldChar w:fldCharType="begin"/>
        </w:r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instrText xml:space="preserve"> HYPERLINK "</w:instrText>
        </w:r>
      </w:ins>
      <w:ins w:id="365" w:author="Hitech" w:date="2025-06-20T21:44:00Z">
        <w:r w:rsidRPr="00494892"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instrText>https://pubmed.ncbi.nlm.nih.gov/</w:instrText>
        </w:r>
      </w:ins>
      <w:ins w:id="366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instrText xml:space="preserve">" </w:instrText>
        </w:r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fldChar w:fldCharType="separate"/>
        </w:r>
      </w:ins>
      <w:ins w:id="367" w:author="Hitech" w:date="2025-06-20T21:44:00Z">
        <w:r w:rsidRPr="000D5EF0">
          <w:rPr>
            <w:rStyle w:val="a6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https://pubmed.ncbi.nlm.nih.gov/</w:t>
        </w:r>
      </w:ins>
      <w:ins w:id="368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fldChar w:fldCharType="end"/>
        </w:r>
        <w:r w:rsidRPr="00B310DD">
          <w:rPr>
            <w:rFonts w:ascii="Times New Roman" w:eastAsia="Times New Roman" w:hAnsi="Times New Roman" w:cs="Times New Roman"/>
            <w:sz w:val="28"/>
            <w:szCs w:val="24"/>
            <w:lang w:val="en-US" w:eastAsia="ru-RU"/>
            <w:rPrChange w:id="369" w:author="Hitech" w:date="2025-06-20T21:46:00Z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rPrChange>
          </w:rPr>
          <w:t xml:space="preserve"> </w:t>
        </w:r>
      </w:ins>
    </w:p>
    <w:p w14:paraId="3868417D" w14:textId="04815171" w:rsidR="00B310DD" w:rsidRPr="00494892" w:rsidRDefault="00B310DD" w:rsidP="00B310DD">
      <w:pPr>
        <w:numPr>
          <w:ilvl w:val="0"/>
          <w:numId w:val="43"/>
        </w:numPr>
        <w:rPr>
          <w:ins w:id="370" w:author="Hitech" w:date="2025-06-20T21:44:00Z"/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ins w:id="371" w:author="Hitech" w:date="2025-06-20T21:44:00Z">
        <w:r w:rsidRPr="00494892"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 xml:space="preserve">Google Scholar: </w:t>
        </w:r>
      </w:ins>
      <w:ins w:id="372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fldChar w:fldCharType="begin"/>
        </w:r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instrText xml:space="preserve"> HYPERLINK "</w:instrText>
        </w:r>
      </w:ins>
      <w:ins w:id="373" w:author="Hitech" w:date="2025-06-20T21:44:00Z">
        <w:r w:rsidRPr="00494892"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instrText>https://scholar.google.com/</w:instrText>
        </w:r>
      </w:ins>
      <w:ins w:id="374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instrText xml:space="preserve">" </w:instrText>
        </w:r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fldChar w:fldCharType="separate"/>
        </w:r>
      </w:ins>
      <w:ins w:id="375" w:author="Hitech" w:date="2025-06-20T21:44:00Z">
        <w:r w:rsidRPr="000D5EF0">
          <w:rPr>
            <w:rStyle w:val="a6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https://scholar.google.com/</w:t>
        </w:r>
      </w:ins>
      <w:ins w:id="376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fldChar w:fldCharType="end"/>
        </w:r>
        <w:r w:rsidRPr="00B310DD">
          <w:rPr>
            <w:rFonts w:ascii="Times New Roman" w:eastAsia="Times New Roman" w:hAnsi="Times New Roman" w:cs="Times New Roman"/>
            <w:sz w:val="28"/>
            <w:szCs w:val="24"/>
            <w:lang w:val="en-US" w:eastAsia="ru-RU"/>
            <w:rPrChange w:id="377" w:author="Hitech" w:date="2025-06-20T21:45:00Z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rPrChange>
          </w:rPr>
          <w:t xml:space="preserve"> </w:t>
        </w:r>
      </w:ins>
    </w:p>
    <w:p w14:paraId="12A518DA" w14:textId="0BF34C28" w:rsidR="00B310DD" w:rsidRPr="00494892" w:rsidRDefault="00B310DD" w:rsidP="00B310DD">
      <w:pPr>
        <w:numPr>
          <w:ilvl w:val="0"/>
          <w:numId w:val="43"/>
        </w:numPr>
        <w:rPr>
          <w:ins w:id="378" w:author="Hitech" w:date="2025-06-20T21:44:00Z"/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ins w:id="379" w:author="Hitech" w:date="2025-06-20T21:44:00Z">
        <w:r w:rsidRPr="00494892"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 xml:space="preserve">AVMA: </w:t>
        </w:r>
      </w:ins>
      <w:ins w:id="380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fldChar w:fldCharType="begin"/>
        </w:r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instrText xml:space="preserve"> HYPERLINK "</w:instrText>
        </w:r>
      </w:ins>
      <w:ins w:id="381" w:author="Hitech" w:date="2025-06-20T21:44:00Z">
        <w:r w:rsidRPr="00494892"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instrText>https://www.avma.org/</w:instrText>
        </w:r>
      </w:ins>
      <w:ins w:id="382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instrText xml:space="preserve">" </w:instrText>
        </w:r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fldChar w:fldCharType="separate"/>
        </w:r>
      </w:ins>
      <w:ins w:id="383" w:author="Hitech" w:date="2025-06-20T21:44:00Z">
        <w:r w:rsidRPr="000D5EF0">
          <w:rPr>
            <w:rStyle w:val="a6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https://www.avma.org/</w:t>
        </w:r>
      </w:ins>
      <w:ins w:id="384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fldChar w:fldCharType="end"/>
        </w:r>
        <w:r w:rsidRPr="00B310DD">
          <w:rPr>
            <w:rFonts w:ascii="Times New Roman" w:eastAsia="Times New Roman" w:hAnsi="Times New Roman" w:cs="Times New Roman"/>
            <w:sz w:val="28"/>
            <w:szCs w:val="24"/>
            <w:lang w:val="en-US" w:eastAsia="ru-RU"/>
            <w:rPrChange w:id="385" w:author="Hitech" w:date="2025-06-20T21:45:00Z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rPrChange>
          </w:rPr>
          <w:t xml:space="preserve"> </w:t>
        </w:r>
      </w:ins>
      <w:ins w:id="386" w:author="Hitech" w:date="2025-06-20T21:44:00Z">
        <w:r w:rsidRPr="00494892"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 xml:space="preserve">   </w:t>
        </w:r>
      </w:ins>
      <w:ins w:id="387" w:author="Hitech" w:date="2025-06-20T21:45:00Z">
        <w:r w:rsidRPr="00B310DD">
          <w:rPr>
            <w:rFonts w:ascii="Times New Roman" w:eastAsia="Times New Roman" w:hAnsi="Times New Roman" w:cs="Times New Roman"/>
            <w:sz w:val="28"/>
            <w:szCs w:val="24"/>
            <w:lang w:val="en-US" w:eastAsia="ru-RU"/>
            <w:rPrChange w:id="388" w:author="Hitech" w:date="2025-06-20T21:45:00Z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rPrChange>
          </w:rPr>
          <w:t xml:space="preserve"> </w:t>
        </w:r>
      </w:ins>
    </w:p>
    <w:p w14:paraId="62B71EC3" w14:textId="77777777" w:rsidR="00B310DD" w:rsidRPr="00494892" w:rsidRDefault="00B310DD" w:rsidP="00B310DD">
      <w:pPr>
        <w:rPr>
          <w:ins w:id="389" w:author="Hitech" w:date="2025-06-20T21:44:00Z"/>
          <w:rFonts w:ascii="Times New Roman" w:eastAsia="Times New Roman" w:hAnsi="Times New Roman" w:cs="Times New Roman"/>
          <w:sz w:val="28"/>
          <w:szCs w:val="24"/>
          <w:lang w:val="ru-MD" w:eastAsia="ru-RU"/>
        </w:rPr>
      </w:pPr>
      <w:ins w:id="390" w:author="Hitech" w:date="2025-06-20T21:44:00Z">
        <w:r w:rsidRPr="00494892">
          <w:rPr>
            <w:rFonts w:ascii="Times New Roman" w:eastAsia="Times New Roman" w:hAnsi="Times New Roman" w:cs="Times New Roman"/>
            <w:bCs/>
            <w:sz w:val="28"/>
            <w:szCs w:val="24"/>
            <w:lang w:val="ru-MD" w:eastAsia="ru-RU"/>
          </w:rPr>
          <w:t>3. Интернет-ресурсы:</w:t>
        </w:r>
      </w:ins>
    </w:p>
    <w:p w14:paraId="26240831" w14:textId="4818AEB9" w:rsidR="00B310DD" w:rsidRPr="00494892" w:rsidRDefault="00B310DD" w:rsidP="00B310DD">
      <w:pPr>
        <w:numPr>
          <w:ilvl w:val="0"/>
          <w:numId w:val="44"/>
        </w:numPr>
        <w:rPr>
          <w:ins w:id="391" w:author="Hitech" w:date="2025-06-20T21:44:00Z"/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ins w:id="392" w:author="Hitech" w:date="2025-06-20T21:44:00Z">
        <w:r w:rsidRPr="00494892"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 xml:space="preserve">C# Guide: </w:t>
        </w:r>
      </w:ins>
      <w:ins w:id="393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fldChar w:fldCharType="begin"/>
        </w:r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instrText xml:space="preserve"> HYPERLINK "</w:instrText>
        </w:r>
      </w:ins>
      <w:ins w:id="394" w:author="Hitech" w:date="2025-06-20T21:44:00Z">
        <w:r w:rsidRPr="00494892"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instrText>https://docs.microsoft.com/en-us/dotnet/csharp/</w:instrText>
        </w:r>
      </w:ins>
      <w:ins w:id="395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instrText xml:space="preserve">" </w:instrText>
        </w:r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fldChar w:fldCharType="separate"/>
        </w:r>
      </w:ins>
      <w:ins w:id="396" w:author="Hitech" w:date="2025-06-20T21:44:00Z">
        <w:r w:rsidRPr="000D5EF0">
          <w:rPr>
            <w:rStyle w:val="a6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https://docs.microsoft.com/en-us/dotnet/csharp/</w:t>
        </w:r>
      </w:ins>
      <w:ins w:id="397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fldChar w:fldCharType="end"/>
        </w:r>
        <w:r w:rsidRPr="00B310DD">
          <w:rPr>
            <w:rFonts w:ascii="Times New Roman" w:eastAsia="Times New Roman" w:hAnsi="Times New Roman" w:cs="Times New Roman"/>
            <w:sz w:val="28"/>
            <w:szCs w:val="24"/>
            <w:lang w:val="en-US" w:eastAsia="ru-RU"/>
            <w:rPrChange w:id="398" w:author="Hitech" w:date="2025-06-20T21:45:00Z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rPrChange>
          </w:rPr>
          <w:t xml:space="preserve"> </w:t>
        </w:r>
      </w:ins>
    </w:p>
    <w:p w14:paraId="4F5B021D" w14:textId="44A29B7D" w:rsidR="00B310DD" w:rsidRPr="00494892" w:rsidRDefault="00B310DD" w:rsidP="00B310DD">
      <w:pPr>
        <w:numPr>
          <w:ilvl w:val="0"/>
          <w:numId w:val="44"/>
        </w:numPr>
        <w:rPr>
          <w:ins w:id="399" w:author="Hitech" w:date="2025-06-20T21:44:00Z"/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ins w:id="400" w:author="Hitech" w:date="2025-06-20T21:44:00Z">
        <w:r w:rsidRPr="00494892"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 xml:space="preserve">.NET Documentation: </w:t>
        </w:r>
      </w:ins>
      <w:ins w:id="401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fldChar w:fldCharType="begin"/>
        </w:r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instrText xml:space="preserve"> HYPERLINK "</w:instrText>
        </w:r>
      </w:ins>
      <w:ins w:id="402" w:author="Hitech" w:date="2025-06-20T21:44:00Z">
        <w:r w:rsidRPr="00494892"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instrText>https://docs.microsoft.com/en-us/dotnet/</w:instrText>
        </w:r>
      </w:ins>
      <w:ins w:id="403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instrText xml:space="preserve">" </w:instrText>
        </w:r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fldChar w:fldCharType="separate"/>
        </w:r>
      </w:ins>
      <w:ins w:id="404" w:author="Hitech" w:date="2025-06-20T21:44:00Z">
        <w:r w:rsidRPr="000D5EF0">
          <w:rPr>
            <w:rStyle w:val="a6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https://docs.microsoft.com/en-us/dotnet/</w:t>
        </w:r>
      </w:ins>
      <w:ins w:id="405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fldChar w:fldCharType="end"/>
        </w:r>
        <w:r w:rsidRPr="00B310DD">
          <w:rPr>
            <w:rFonts w:ascii="Times New Roman" w:eastAsia="Times New Roman" w:hAnsi="Times New Roman" w:cs="Times New Roman"/>
            <w:sz w:val="28"/>
            <w:szCs w:val="24"/>
            <w:lang w:val="en-US" w:eastAsia="ru-RU"/>
            <w:rPrChange w:id="406" w:author="Hitech" w:date="2025-06-20T21:45:00Z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rPrChange>
          </w:rPr>
          <w:t xml:space="preserve"> </w:t>
        </w:r>
      </w:ins>
    </w:p>
    <w:p w14:paraId="4382B9C1" w14:textId="6495537F" w:rsidR="00B310DD" w:rsidRPr="00B310DD" w:rsidRDefault="00B310DD" w:rsidP="00B310DD">
      <w:pPr>
        <w:numPr>
          <w:ilvl w:val="0"/>
          <w:numId w:val="44"/>
        </w:numPr>
        <w:rPr>
          <w:ins w:id="407" w:author="Hitech" w:date="2025-06-20T21:44:00Z"/>
          <w:rFonts w:ascii="Times New Roman" w:eastAsia="Times New Roman" w:hAnsi="Times New Roman" w:cs="Times New Roman"/>
          <w:sz w:val="28"/>
          <w:szCs w:val="24"/>
          <w:lang w:val="en-US" w:eastAsia="ru-RU"/>
          <w:rPrChange w:id="408" w:author="Hitech" w:date="2025-06-20T21:45:00Z">
            <w:rPr>
              <w:ins w:id="409" w:author="Hitech" w:date="2025-06-20T21:44:00Z"/>
              <w:rFonts w:ascii="Times New Roman" w:eastAsia="Times New Roman" w:hAnsi="Times New Roman" w:cs="Times New Roman"/>
              <w:sz w:val="28"/>
              <w:szCs w:val="24"/>
              <w:lang w:val="en-US" w:eastAsia="ru-RU"/>
            </w:rPr>
          </w:rPrChange>
        </w:rPr>
        <w:pPrChange w:id="410" w:author="Hitech" w:date="2025-06-20T21:45:00Z">
          <w:pPr>
            <w:numPr>
              <w:numId w:val="44"/>
            </w:numPr>
            <w:tabs>
              <w:tab w:val="num" w:pos="720"/>
            </w:tabs>
            <w:ind w:left="720" w:hanging="360"/>
          </w:pPr>
        </w:pPrChange>
      </w:pPr>
      <w:ins w:id="411" w:author="Hitech" w:date="2025-06-20T21:44:00Z">
        <w:r w:rsidRPr="00494892"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 xml:space="preserve">Coursera: </w:t>
        </w:r>
      </w:ins>
      <w:ins w:id="412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fldChar w:fldCharType="begin"/>
        </w:r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instrText xml:space="preserve"> HYPERLINK "</w:instrText>
        </w:r>
      </w:ins>
      <w:ins w:id="413" w:author="Hitech" w:date="2025-06-20T21:44:00Z">
        <w:r w:rsidRPr="00494892"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instrText>https://www.coursera.org/</w:instrText>
        </w:r>
      </w:ins>
      <w:ins w:id="414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instrText xml:space="preserve">" </w:instrText>
        </w:r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fldChar w:fldCharType="separate"/>
        </w:r>
      </w:ins>
      <w:ins w:id="415" w:author="Hitech" w:date="2025-06-20T21:44:00Z">
        <w:r w:rsidRPr="000D5EF0">
          <w:rPr>
            <w:rStyle w:val="a6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https://www.coursera.org/</w:t>
        </w:r>
      </w:ins>
      <w:ins w:id="416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fldChar w:fldCharType="end"/>
        </w:r>
        <w:r w:rsidRPr="00B310DD">
          <w:rPr>
            <w:rFonts w:ascii="Times New Roman" w:eastAsia="Times New Roman" w:hAnsi="Times New Roman" w:cs="Times New Roman"/>
            <w:sz w:val="28"/>
            <w:szCs w:val="24"/>
            <w:lang w:val="en-US" w:eastAsia="ru-RU"/>
            <w:rPrChange w:id="417" w:author="Hitech" w:date="2025-06-20T21:45:00Z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rPrChange>
          </w:rPr>
          <w:t xml:space="preserve"> </w:t>
        </w:r>
      </w:ins>
    </w:p>
    <w:p w14:paraId="6DDA5AF8" w14:textId="598ECE18" w:rsidR="00B310DD" w:rsidRDefault="00B310DD" w:rsidP="00B310DD">
      <w:pPr>
        <w:numPr>
          <w:ilvl w:val="0"/>
          <w:numId w:val="44"/>
        </w:numPr>
        <w:rPr>
          <w:ins w:id="418" w:author="Hitech" w:date="2025-06-20T21:45:00Z"/>
          <w:rFonts w:ascii="Times New Roman" w:eastAsia="Times New Roman" w:hAnsi="Times New Roman" w:cs="Times New Roman"/>
          <w:sz w:val="28"/>
          <w:szCs w:val="24"/>
          <w:lang w:val="ru-MD" w:eastAsia="ru-RU"/>
        </w:rPr>
      </w:pPr>
      <w:ins w:id="419" w:author="Hitech" w:date="2025-06-20T21:44:00Z">
        <w:r w:rsidRPr="00494892">
          <w:rPr>
            <w:rFonts w:ascii="Times New Roman" w:eastAsia="Times New Roman" w:hAnsi="Times New Roman" w:cs="Times New Roman"/>
            <w:sz w:val="28"/>
            <w:szCs w:val="24"/>
            <w:lang w:val="ru-MD" w:eastAsia="ru-RU"/>
          </w:rPr>
          <w:t xml:space="preserve">GitHub: </w:t>
        </w:r>
      </w:ins>
      <w:ins w:id="420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ru-MD" w:eastAsia="ru-RU"/>
          </w:rPr>
          <w:fldChar w:fldCharType="begin"/>
        </w:r>
        <w:r>
          <w:rPr>
            <w:rFonts w:ascii="Times New Roman" w:eastAsia="Times New Roman" w:hAnsi="Times New Roman" w:cs="Times New Roman"/>
            <w:sz w:val="28"/>
            <w:szCs w:val="24"/>
            <w:lang w:val="ru-MD" w:eastAsia="ru-RU"/>
          </w:rPr>
          <w:instrText xml:space="preserve"> HYPERLINK "</w:instrText>
        </w:r>
      </w:ins>
      <w:ins w:id="421" w:author="Hitech" w:date="2025-06-20T21:44:00Z">
        <w:r w:rsidRPr="00494892">
          <w:rPr>
            <w:rFonts w:ascii="Times New Roman" w:eastAsia="Times New Roman" w:hAnsi="Times New Roman" w:cs="Times New Roman"/>
            <w:sz w:val="28"/>
            <w:szCs w:val="24"/>
            <w:lang w:val="ru-MD" w:eastAsia="ru-RU"/>
          </w:rPr>
          <w:instrText>https://github.com/</w:instrText>
        </w:r>
      </w:ins>
      <w:ins w:id="422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ru-MD" w:eastAsia="ru-RU"/>
          </w:rPr>
          <w:instrText xml:space="preserve">" </w:instrText>
        </w:r>
        <w:r>
          <w:rPr>
            <w:rFonts w:ascii="Times New Roman" w:eastAsia="Times New Roman" w:hAnsi="Times New Roman" w:cs="Times New Roman"/>
            <w:sz w:val="28"/>
            <w:szCs w:val="24"/>
            <w:lang w:val="ru-MD" w:eastAsia="ru-RU"/>
          </w:rPr>
          <w:fldChar w:fldCharType="separate"/>
        </w:r>
      </w:ins>
      <w:ins w:id="423" w:author="Hitech" w:date="2025-06-20T21:44:00Z">
        <w:r w:rsidRPr="000D5EF0">
          <w:rPr>
            <w:rStyle w:val="a6"/>
            <w:rFonts w:ascii="Times New Roman" w:eastAsia="Times New Roman" w:hAnsi="Times New Roman" w:cs="Times New Roman"/>
            <w:sz w:val="28"/>
            <w:szCs w:val="24"/>
            <w:lang w:val="ru-MD" w:eastAsia="ru-RU"/>
          </w:rPr>
          <w:t>https://github.com/</w:t>
        </w:r>
      </w:ins>
      <w:ins w:id="424" w:author="Hitech" w:date="2025-06-20T21:45:00Z">
        <w:r>
          <w:rPr>
            <w:rFonts w:ascii="Times New Roman" w:eastAsia="Times New Roman" w:hAnsi="Times New Roman" w:cs="Times New Roman"/>
            <w:sz w:val="28"/>
            <w:szCs w:val="24"/>
            <w:lang w:val="ru-MD" w:eastAsia="ru-RU"/>
          </w:rPr>
          <w:fldChar w:fldCharType="end"/>
        </w:r>
      </w:ins>
    </w:p>
    <w:p w14:paraId="0E9D1034" w14:textId="4D01756D" w:rsidR="00B310DD" w:rsidRPr="00B310DD" w:rsidRDefault="00B310DD" w:rsidP="00B310DD">
      <w:pPr>
        <w:numPr>
          <w:ilvl w:val="0"/>
          <w:numId w:val="44"/>
        </w:numPr>
        <w:rPr>
          <w:ins w:id="425" w:author="Hitech" w:date="2025-06-20T21:44:00Z"/>
          <w:rFonts w:ascii="Times New Roman" w:eastAsia="Times New Roman" w:hAnsi="Times New Roman" w:cs="Times New Roman"/>
          <w:sz w:val="28"/>
          <w:szCs w:val="24"/>
          <w:lang w:val="en-US" w:eastAsia="ru-RU"/>
          <w:rPrChange w:id="426" w:author="Hitech" w:date="2025-06-20T21:46:00Z">
            <w:rPr>
              <w:ins w:id="427" w:author="Hitech" w:date="2025-06-20T21:44:00Z"/>
              <w:rFonts w:ascii="Times New Roman" w:eastAsia="Times New Roman" w:hAnsi="Times New Roman" w:cs="Times New Roman"/>
              <w:sz w:val="28"/>
              <w:szCs w:val="24"/>
              <w:lang w:val="ru-MD" w:eastAsia="ru-RU"/>
            </w:rPr>
          </w:rPrChange>
        </w:rPr>
      </w:pPr>
      <w:ins w:id="428" w:author="Hitech" w:date="2025-06-20T21:46:00Z">
        <w:r w:rsidRPr="00B310DD">
          <w:rPr>
            <w:rFonts w:ascii="Times New Roman" w:eastAsia="Times New Roman" w:hAnsi="Times New Roman" w:cs="Times New Roman"/>
            <w:bCs/>
            <w:sz w:val="28"/>
            <w:szCs w:val="24"/>
            <w:lang w:val="en-US" w:eastAsia="ru-RU"/>
            <w:rPrChange w:id="429" w:author="Hitech" w:date="2025-06-20T21:46:00Z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rPrChange>
          </w:rPr>
          <w:t>METANIT</w:t>
        </w:r>
        <w:r w:rsidRPr="00B310DD">
          <w:rPr>
            <w:rFonts w:ascii="Times New Roman" w:eastAsia="Times New Roman" w:hAnsi="Times New Roman" w:cs="Times New Roman"/>
            <w:sz w:val="28"/>
            <w:szCs w:val="24"/>
            <w:lang w:val="en-US" w:eastAsia="ru-RU"/>
            <w:rPrChange w:id="430" w:author="Hitech" w:date="2025-06-20T21:46:00Z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rPrChange>
          </w:rPr>
          <w:t xml:space="preserve">.COM: </w:t>
        </w:r>
        <w:r>
          <w:rPr>
            <w:rFonts w:ascii="Times New Roman" w:eastAsia="Times New Roman" w:hAnsi="Times New Roman" w:cs="Times New Roman"/>
            <w:sz w:val="28"/>
            <w:szCs w:val="24"/>
            <w:lang w:val="ru-MD" w:eastAsia="ru-RU"/>
          </w:rPr>
          <w:fldChar w:fldCharType="begin"/>
        </w:r>
        <w:r w:rsidRPr="00B310DD">
          <w:rPr>
            <w:rFonts w:ascii="Times New Roman" w:eastAsia="Times New Roman" w:hAnsi="Times New Roman" w:cs="Times New Roman"/>
            <w:sz w:val="28"/>
            <w:szCs w:val="24"/>
            <w:lang w:val="en-US" w:eastAsia="ru-RU"/>
            <w:rPrChange w:id="431" w:author="Hitech" w:date="2025-06-20T21:46:00Z">
              <w:rPr>
                <w:rFonts w:ascii="Times New Roman" w:eastAsia="Times New Roman" w:hAnsi="Times New Roman" w:cs="Times New Roman"/>
                <w:sz w:val="28"/>
                <w:szCs w:val="24"/>
                <w:lang w:val="ru-MD" w:eastAsia="ru-RU"/>
              </w:rPr>
            </w:rPrChange>
          </w:rPr>
          <w:instrText xml:space="preserve"> HYPERLINK "</w:instrText>
        </w:r>
      </w:ins>
      <w:ins w:id="432" w:author="Hitech" w:date="2025-06-20T21:45:00Z">
        <w:r w:rsidRPr="00B310DD">
          <w:rPr>
            <w:rFonts w:ascii="Times New Roman" w:eastAsia="Times New Roman" w:hAnsi="Times New Roman" w:cs="Times New Roman"/>
            <w:sz w:val="28"/>
            <w:szCs w:val="24"/>
            <w:lang w:val="en-US" w:eastAsia="ru-RU"/>
            <w:rPrChange w:id="433" w:author="Hitech" w:date="2025-06-20T21:46:00Z">
              <w:rPr>
                <w:rFonts w:ascii="Times New Roman" w:eastAsia="Times New Roman" w:hAnsi="Times New Roman" w:cs="Times New Roman"/>
                <w:sz w:val="28"/>
                <w:szCs w:val="24"/>
                <w:lang w:val="ru-MD" w:eastAsia="ru-RU"/>
              </w:rPr>
            </w:rPrChange>
          </w:rPr>
          <w:instrText>https://metanit.com/?ysclid=mc55u027s4318163495</w:instrText>
        </w:r>
      </w:ins>
      <w:ins w:id="434" w:author="Hitech" w:date="2025-06-20T21:46:00Z">
        <w:r w:rsidRPr="00B310DD">
          <w:rPr>
            <w:rFonts w:ascii="Times New Roman" w:eastAsia="Times New Roman" w:hAnsi="Times New Roman" w:cs="Times New Roman"/>
            <w:sz w:val="28"/>
            <w:szCs w:val="24"/>
            <w:lang w:val="en-US" w:eastAsia="ru-RU"/>
            <w:rPrChange w:id="435" w:author="Hitech" w:date="2025-06-20T21:46:00Z">
              <w:rPr>
                <w:rFonts w:ascii="Times New Roman" w:eastAsia="Times New Roman" w:hAnsi="Times New Roman" w:cs="Times New Roman"/>
                <w:sz w:val="28"/>
                <w:szCs w:val="24"/>
                <w:lang w:val="ru-MD" w:eastAsia="ru-RU"/>
              </w:rPr>
            </w:rPrChange>
          </w:rPr>
          <w:instrText xml:space="preserve">" </w:instrText>
        </w:r>
        <w:r>
          <w:rPr>
            <w:rFonts w:ascii="Times New Roman" w:eastAsia="Times New Roman" w:hAnsi="Times New Roman" w:cs="Times New Roman"/>
            <w:sz w:val="28"/>
            <w:szCs w:val="24"/>
            <w:lang w:val="ru-MD" w:eastAsia="ru-RU"/>
          </w:rPr>
          <w:fldChar w:fldCharType="separate"/>
        </w:r>
      </w:ins>
      <w:ins w:id="436" w:author="Hitech" w:date="2025-06-20T21:45:00Z">
        <w:r w:rsidRPr="00B310DD">
          <w:rPr>
            <w:rStyle w:val="a6"/>
            <w:rFonts w:ascii="Times New Roman" w:eastAsia="Times New Roman" w:hAnsi="Times New Roman" w:cs="Times New Roman"/>
            <w:sz w:val="28"/>
            <w:szCs w:val="24"/>
            <w:lang w:val="en-US" w:eastAsia="ru-RU"/>
            <w:rPrChange w:id="437" w:author="Hitech" w:date="2025-06-20T21:46:00Z">
              <w:rPr>
                <w:rStyle w:val="a6"/>
                <w:rFonts w:ascii="Times New Roman" w:eastAsia="Times New Roman" w:hAnsi="Times New Roman" w:cs="Times New Roman"/>
                <w:sz w:val="28"/>
                <w:szCs w:val="24"/>
                <w:lang w:val="ru-MD" w:eastAsia="ru-RU"/>
              </w:rPr>
            </w:rPrChange>
          </w:rPr>
          <w:t>https://metanit.com/?ysclid=mc55u027s4318163495</w:t>
        </w:r>
      </w:ins>
      <w:ins w:id="438" w:author="Hitech" w:date="2025-06-20T21:46:00Z">
        <w:r>
          <w:rPr>
            <w:rFonts w:ascii="Times New Roman" w:eastAsia="Times New Roman" w:hAnsi="Times New Roman" w:cs="Times New Roman"/>
            <w:sz w:val="28"/>
            <w:szCs w:val="24"/>
            <w:lang w:val="ru-MD" w:eastAsia="ru-RU"/>
          </w:rPr>
          <w:fldChar w:fldCharType="end"/>
        </w:r>
        <w:r w:rsidRPr="00B310DD">
          <w:rPr>
            <w:rFonts w:ascii="Times New Roman" w:eastAsia="Times New Roman" w:hAnsi="Times New Roman" w:cs="Times New Roman"/>
            <w:sz w:val="28"/>
            <w:szCs w:val="24"/>
            <w:lang w:val="en-US" w:eastAsia="ru-RU"/>
            <w:rPrChange w:id="439" w:author="Hitech" w:date="2025-06-20T21:46:00Z">
              <w:rPr>
                <w:rFonts w:ascii="Times New Roman" w:eastAsia="Times New Roman" w:hAnsi="Times New Roman" w:cs="Times New Roman"/>
                <w:sz w:val="28"/>
                <w:szCs w:val="24"/>
                <w:lang w:val="ru-MD" w:eastAsia="ru-RU"/>
              </w:rPr>
            </w:rPrChange>
          </w:rPr>
          <w:t xml:space="preserve"> </w:t>
        </w:r>
      </w:ins>
    </w:p>
    <w:p w14:paraId="187848C6" w14:textId="26C65B27" w:rsidR="00DC07F8" w:rsidRPr="00B310DD" w:rsidDel="00B310DD" w:rsidRDefault="00DC07F8" w:rsidP="00B310DD">
      <w:pPr>
        <w:pStyle w:val="a4"/>
        <w:spacing w:after="0" w:line="360" w:lineRule="auto"/>
        <w:rPr>
          <w:del w:id="440" w:author="Hitech" w:date="2025-06-20T21:44:00Z"/>
          <w:rFonts w:ascii="Times New Roman" w:hAnsi="Times New Roman" w:cs="Times New Roman"/>
          <w:sz w:val="28"/>
          <w:szCs w:val="28"/>
          <w:lang w:val="en-US"/>
          <w:rPrChange w:id="441" w:author="Hitech" w:date="2025-06-20T21:46:00Z">
            <w:rPr>
              <w:del w:id="442" w:author="Hitech" w:date="2025-06-20T21:44:00Z"/>
              <w:rFonts w:ascii="Times New Roman" w:hAnsi="Times New Roman" w:cs="Times New Roman"/>
              <w:sz w:val="28"/>
              <w:szCs w:val="28"/>
            </w:rPr>
          </w:rPrChange>
        </w:rPr>
        <w:pPrChange w:id="443" w:author="Hitech" w:date="2025-06-20T21:44:00Z">
          <w:pPr>
            <w:pStyle w:val="a4"/>
            <w:numPr>
              <w:numId w:val="41"/>
            </w:numPr>
            <w:spacing w:after="0" w:line="360" w:lineRule="auto"/>
            <w:ind w:hanging="360"/>
          </w:pPr>
        </w:pPrChange>
      </w:pPr>
      <w:del w:id="444" w:author="Hitech" w:date="2025-06-20T21:44:00Z"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Базовые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45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алгоритмы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46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и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47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структуры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48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данных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49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.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Учебный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50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портал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51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Stepik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52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. 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https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53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://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stepik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54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.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org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55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/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course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56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/ </w:delText>
        </w:r>
      </w:del>
      <w:del w:id="457" w:author="Hitech" w:date="2025-06-20T21:42:00Z"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58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(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дата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59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обращения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60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: 20.06.2025).</w:delText>
        </w:r>
      </w:del>
    </w:p>
    <w:p w14:paraId="598CA41A" w14:textId="22A3B6F8" w:rsidR="00DC07F8" w:rsidRPr="00B310DD" w:rsidDel="00B310DD" w:rsidRDefault="00DC07F8" w:rsidP="00B310DD">
      <w:pPr>
        <w:pStyle w:val="a4"/>
        <w:spacing w:after="0" w:line="360" w:lineRule="auto"/>
        <w:rPr>
          <w:del w:id="461" w:author="Hitech" w:date="2025-06-20T21:44:00Z"/>
          <w:rFonts w:ascii="Times New Roman" w:hAnsi="Times New Roman" w:cs="Times New Roman"/>
          <w:sz w:val="28"/>
          <w:szCs w:val="28"/>
          <w:lang w:val="en-US"/>
          <w:rPrChange w:id="462" w:author="Hitech" w:date="2025-06-20T21:46:00Z">
            <w:rPr>
              <w:del w:id="463" w:author="Hitech" w:date="2025-06-20T21:44:00Z"/>
              <w:rFonts w:ascii="Times New Roman" w:hAnsi="Times New Roman" w:cs="Times New Roman"/>
              <w:sz w:val="28"/>
              <w:szCs w:val="28"/>
            </w:rPr>
          </w:rPrChange>
        </w:rPr>
        <w:pPrChange w:id="464" w:author="Hitech" w:date="2025-06-20T21:44:00Z">
          <w:pPr>
            <w:pStyle w:val="a4"/>
            <w:numPr>
              <w:numId w:val="41"/>
            </w:numPr>
            <w:spacing w:after="0" w:line="360" w:lineRule="auto"/>
            <w:ind w:hanging="360"/>
          </w:pPr>
        </w:pPrChange>
      </w:pPr>
      <w:del w:id="465" w:author="Hitech" w:date="2025-06-20T21:44:00Z"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Бобровский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66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С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67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.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Е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68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.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Проектирование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69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баз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70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данных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71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.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Учебное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72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пособие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73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. —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М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74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.: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Форум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75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, 2022. — 256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с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76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.</w:delText>
        </w:r>
      </w:del>
    </w:p>
    <w:p w14:paraId="038060ED" w14:textId="7C80F218" w:rsidR="00DC07F8" w:rsidRPr="00B310DD" w:rsidDel="00B310DD" w:rsidRDefault="00DC07F8" w:rsidP="00B310DD">
      <w:pPr>
        <w:pStyle w:val="a4"/>
        <w:spacing w:after="0" w:line="360" w:lineRule="auto"/>
        <w:rPr>
          <w:del w:id="477" w:author="Hitech" w:date="2025-06-20T21:44:00Z"/>
          <w:rFonts w:ascii="Times New Roman" w:hAnsi="Times New Roman" w:cs="Times New Roman"/>
          <w:sz w:val="28"/>
          <w:szCs w:val="28"/>
          <w:lang w:val="en-US"/>
          <w:rPrChange w:id="478" w:author="Hitech" w:date="2025-06-20T21:46:00Z">
            <w:rPr>
              <w:del w:id="479" w:author="Hitech" w:date="2025-06-20T21:44:00Z"/>
              <w:rFonts w:ascii="Times New Roman" w:hAnsi="Times New Roman" w:cs="Times New Roman"/>
              <w:sz w:val="28"/>
              <w:szCs w:val="28"/>
            </w:rPr>
          </w:rPrChange>
        </w:rPr>
        <w:pPrChange w:id="480" w:author="Hitech" w:date="2025-06-20T21:44:00Z">
          <w:pPr>
            <w:pStyle w:val="a4"/>
            <w:numPr>
              <w:numId w:val="41"/>
            </w:numPr>
            <w:spacing w:after="0" w:line="360" w:lineRule="auto"/>
            <w:ind w:hanging="360"/>
          </w:pPr>
        </w:pPrChange>
      </w:pPr>
      <w:del w:id="481" w:author="Hitech" w:date="2025-06-20T21:44:00Z"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Документация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82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C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83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#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на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84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официальном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85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сайте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86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Microsoft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87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. 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https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88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://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docs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89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.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microsoft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90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.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com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91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/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ru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92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-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ru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93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/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dotnet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94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/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csharp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95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/ (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дата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96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обращения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497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: 20.06.2025).</w:delText>
        </w:r>
      </w:del>
    </w:p>
    <w:p w14:paraId="6F1311A7" w14:textId="79D46CE4" w:rsidR="00DC07F8" w:rsidRPr="00B310DD" w:rsidDel="00B310DD" w:rsidRDefault="00DC07F8" w:rsidP="00B310DD">
      <w:pPr>
        <w:pStyle w:val="a4"/>
        <w:spacing w:after="0" w:line="360" w:lineRule="auto"/>
        <w:rPr>
          <w:del w:id="498" w:author="Hitech" w:date="2025-06-20T21:44:00Z"/>
          <w:rFonts w:ascii="Times New Roman" w:hAnsi="Times New Roman" w:cs="Times New Roman"/>
          <w:sz w:val="28"/>
          <w:szCs w:val="28"/>
          <w:lang w:val="en-US"/>
          <w:rPrChange w:id="499" w:author="Hitech" w:date="2025-06-20T21:46:00Z">
            <w:rPr>
              <w:del w:id="500" w:author="Hitech" w:date="2025-06-20T21:44:00Z"/>
              <w:rFonts w:ascii="Times New Roman" w:hAnsi="Times New Roman" w:cs="Times New Roman"/>
              <w:sz w:val="28"/>
              <w:szCs w:val="28"/>
            </w:rPr>
          </w:rPrChange>
        </w:rPr>
        <w:pPrChange w:id="501" w:author="Hitech" w:date="2025-06-20T21:44:00Z">
          <w:pPr>
            <w:pStyle w:val="a4"/>
            <w:numPr>
              <w:numId w:val="41"/>
            </w:numPr>
            <w:spacing w:after="0" w:line="360" w:lineRule="auto"/>
            <w:ind w:hanging="360"/>
          </w:pPr>
        </w:pPrChange>
      </w:pPr>
      <w:del w:id="502" w:author="Hitech" w:date="2025-06-20T21:44:00Z"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Методические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03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указания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04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к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05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выполнению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06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курсовой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07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работы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08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по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09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дисциплине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10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«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Программирование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11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» /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Сост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12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.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И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13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.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И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14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.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Иванов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15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. —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М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16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.: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Университет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17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, 2023.</w:delText>
        </w:r>
      </w:del>
    </w:p>
    <w:p w14:paraId="49991E4A" w14:textId="2A8EDCEE" w:rsidR="00DC07F8" w:rsidRPr="00B310DD" w:rsidDel="00B310DD" w:rsidRDefault="00DC07F8" w:rsidP="00B310DD">
      <w:pPr>
        <w:pStyle w:val="a4"/>
        <w:spacing w:after="0" w:line="360" w:lineRule="auto"/>
        <w:rPr>
          <w:del w:id="518" w:author="Hitech" w:date="2025-06-20T21:44:00Z"/>
          <w:rFonts w:ascii="Times New Roman" w:hAnsi="Times New Roman" w:cs="Times New Roman"/>
          <w:sz w:val="28"/>
          <w:szCs w:val="28"/>
          <w:lang w:val="en-US"/>
          <w:rPrChange w:id="519" w:author="Hitech" w:date="2025-06-20T21:46:00Z">
            <w:rPr>
              <w:del w:id="520" w:author="Hitech" w:date="2025-06-20T21:44:00Z"/>
              <w:rFonts w:ascii="Times New Roman" w:hAnsi="Times New Roman" w:cs="Times New Roman"/>
              <w:sz w:val="28"/>
              <w:szCs w:val="28"/>
            </w:rPr>
          </w:rPrChange>
        </w:rPr>
        <w:pPrChange w:id="521" w:author="Hitech" w:date="2025-06-20T21:44:00Z">
          <w:pPr>
            <w:pStyle w:val="a4"/>
            <w:numPr>
              <w:numId w:val="41"/>
            </w:numPr>
            <w:spacing w:after="0" w:line="360" w:lineRule="auto"/>
            <w:ind w:hanging="360"/>
          </w:pPr>
        </w:pPrChange>
      </w:pPr>
      <w:del w:id="522" w:author="Hitech" w:date="2025-06-20T21:44:00Z"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MSDN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23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Documentation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24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. 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https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25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://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learn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26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.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microsoft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27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.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com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28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/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ru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29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-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ru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30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/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dotnet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31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/ —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официальный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32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сайт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33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Microsoft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34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по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35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технологиям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36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.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NET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37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(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дата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38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обращения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39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: 20.06.2025).</w:delText>
        </w:r>
      </w:del>
    </w:p>
    <w:p w14:paraId="122BE902" w14:textId="45BE59AC" w:rsidR="00DC07F8" w:rsidRPr="00B310DD" w:rsidDel="00B310DD" w:rsidRDefault="00DC07F8" w:rsidP="00B310DD">
      <w:pPr>
        <w:pStyle w:val="a4"/>
        <w:spacing w:after="0" w:line="360" w:lineRule="auto"/>
        <w:rPr>
          <w:del w:id="540" w:author="Hitech" w:date="2025-06-20T21:44:00Z"/>
          <w:rFonts w:ascii="Times New Roman" w:hAnsi="Times New Roman" w:cs="Times New Roman"/>
          <w:sz w:val="28"/>
          <w:szCs w:val="28"/>
          <w:lang w:val="en-US"/>
          <w:rPrChange w:id="541" w:author="Hitech" w:date="2025-06-20T21:46:00Z">
            <w:rPr>
              <w:del w:id="542" w:author="Hitech" w:date="2025-06-20T21:44:00Z"/>
              <w:rFonts w:ascii="Times New Roman" w:hAnsi="Times New Roman" w:cs="Times New Roman"/>
              <w:sz w:val="28"/>
              <w:szCs w:val="28"/>
            </w:rPr>
          </w:rPrChange>
        </w:rPr>
        <w:pPrChange w:id="543" w:author="Hitech" w:date="2025-06-20T21:44:00Z">
          <w:pPr>
            <w:pStyle w:val="a4"/>
            <w:numPr>
              <w:numId w:val="41"/>
            </w:numPr>
            <w:spacing w:after="0" w:line="360" w:lineRule="auto"/>
            <w:ind w:hanging="360"/>
          </w:pPr>
        </w:pPrChange>
      </w:pPr>
      <w:del w:id="544" w:author="Hitech" w:date="2025-06-20T21:44:00Z"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Сомерфилд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45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,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Р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46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.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Современные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47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методы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48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разработки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49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ПО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50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. —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СПб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51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.: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Питер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52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, 2020. — 480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с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53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.</w:delText>
        </w:r>
      </w:del>
    </w:p>
    <w:p w14:paraId="3996A953" w14:textId="338CAAB3" w:rsidR="00DC07F8" w:rsidRPr="00B310DD" w:rsidDel="00B310DD" w:rsidRDefault="00DC07F8" w:rsidP="00B310DD">
      <w:pPr>
        <w:pStyle w:val="a4"/>
        <w:spacing w:after="0" w:line="360" w:lineRule="auto"/>
        <w:rPr>
          <w:del w:id="554" w:author="Hitech" w:date="2025-06-20T21:44:00Z"/>
          <w:rFonts w:ascii="Times New Roman" w:hAnsi="Times New Roman" w:cs="Times New Roman"/>
          <w:sz w:val="28"/>
          <w:szCs w:val="28"/>
          <w:lang w:val="en-US"/>
          <w:rPrChange w:id="555" w:author="Hitech" w:date="2025-06-20T21:46:00Z">
            <w:rPr>
              <w:del w:id="556" w:author="Hitech" w:date="2025-06-20T21:44:00Z"/>
              <w:rFonts w:ascii="Times New Roman" w:hAnsi="Times New Roman" w:cs="Times New Roman"/>
              <w:sz w:val="28"/>
              <w:szCs w:val="28"/>
            </w:rPr>
          </w:rPrChange>
        </w:rPr>
        <w:pPrChange w:id="557" w:author="Hitech" w:date="2025-06-20T21:44:00Z">
          <w:pPr>
            <w:pStyle w:val="a4"/>
            <w:numPr>
              <w:numId w:val="41"/>
            </w:numPr>
            <w:spacing w:after="0" w:line="360" w:lineRule="auto"/>
            <w:ind w:hanging="360"/>
          </w:pPr>
        </w:pPrChange>
      </w:pPr>
      <w:del w:id="558" w:author="Hitech" w:date="2025-06-20T21:44:00Z"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Троелсен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59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Э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60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.,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Джепикс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61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Ф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62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.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Язык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63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программирования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64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C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65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#.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Платформа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66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.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NET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67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Pr="00B95489" w:rsidDel="00B310DD">
          <w:rPr>
            <w:rFonts w:ascii="Times New Roman" w:hAnsi="Times New Roman" w:cs="Times New Roman"/>
            <w:sz w:val="28"/>
            <w:szCs w:val="28"/>
            <w:lang w:val="en-US"/>
          </w:rPr>
          <w:delText>Core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68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3.0. —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М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69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.: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Вильямс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70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, 2021. — 1024 </w:delText>
        </w:r>
        <w:r w:rsidRPr="00B95489" w:rsidDel="00B310DD">
          <w:rPr>
            <w:rFonts w:ascii="Times New Roman" w:hAnsi="Times New Roman" w:cs="Times New Roman"/>
            <w:sz w:val="28"/>
            <w:szCs w:val="28"/>
          </w:rPr>
          <w:delText>с</w:delText>
        </w:r>
        <w:r w:rsidRPr="00B310DD" w:rsidDel="00B310DD">
          <w:rPr>
            <w:rFonts w:ascii="Times New Roman" w:hAnsi="Times New Roman" w:cs="Times New Roman"/>
            <w:sz w:val="28"/>
            <w:szCs w:val="28"/>
            <w:lang w:val="en-US"/>
            <w:rPrChange w:id="571" w:author="Hitech" w:date="2025-06-20T21:46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.</w:delText>
        </w:r>
      </w:del>
    </w:p>
    <w:p w14:paraId="63EAA673" w14:textId="3D589CD7" w:rsidR="00DC07F8" w:rsidRPr="00B310DD" w:rsidDel="003A3B3D" w:rsidRDefault="00DC07F8" w:rsidP="00B310DD">
      <w:pPr>
        <w:pStyle w:val="a4"/>
        <w:spacing w:after="0" w:line="360" w:lineRule="auto"/>
        <w:rPr>
          <w:del w:id="572" w:author="Hitech" w:date="2025-06-20T19:45:00Z"/>
          <w:rFonts w:ascii="Times New Roman" w:hAnsi="Times New Roman" w:cs="Times New Roman"/>
          <w:sz w:val="28"/>
          <w:szCs w:val="28"/>
          <w:lang w:val="en-US"/>
          <w:rPrChange w:id="573" w:author="Hitech" w:date="2025-06-20T21:46:00Z">
            <w:rPr>
              <w:del w:id="574" w:author="Hitech" w:date="2025-06-20T19:45:00Z"/>
            </w:rPr>
          </w:rPrChange>
        </w:rPr>
        <w:pPrChange w:id="575" w:author="Hitech" w:date="2025-06-20T21:44:00Z">
          <w:pPr>
            <w:pStyle w:val="a4"/>
            <w:numPr>
              <w:numId w:val="41"/>
            </w:numPr>
            <w:spacing w:after="0" w:line="360" w:lineRule="auto"/>
            <w:ind w:hanging="360"/>
          </w:pPr>
        </w:pPrChange>
      </w:pPr>
      <w:del w:id="576" w:author="Hitech" w:date="2025-06-20T19:45:00Z">
        <w:r w:rsidRPr="003A3B3D" w:rsidDel="003A3B3D">
          <w:rPr>
            <w:rFonts w:ascii="Times New Roman" w:hAnsi="Times New Roman" w:cs="Times New Roman"/>
            <w:sz w:val="28"/>
            <w:szCs w:val="28"/>
            <w:rPrChange w:id="577" w:author="Hitech" w:date="2025-06-20T19:45:00Z">
              <w:rPr/>
            </w:rPrChange>
          </w:rPr>
          <w:delText>Яндулов</w:delText>
        </w:r>
        <w:r w:rsidRPr="00B310DD" w:rsidDel="003A3B3D">
          <w:rPr>
            <w:rFonts w:ascii="Times New Roman" w:hAnsi="Times New Roman" w:cs="Times New Roman"/>
            <w:sz w:val="28"/>
            <w:szCs w:val="28"/>
            <w:lang w:val="en-US"/>
            <w:rPrChange w:id="578" w:author="Hitech" w:date="2025-06-20T21:46:00Z">
              <w:rPr/>
            </w:rPrChange>
          </w:rPr>
          <w:delText xml:space="preserve">, </w:delText>
        </w:r>
        <w:r w:rsidRPr="003A3B3D" w:rsidDel="003A3B3D">
          <w:rPr>
            <w:rFonts w:ascii="Times New Roman" w:hAnsi="Times New Roman" w:cs="Times New Roman"/>
            <w:sz w:val="28"/>
            <w:szCs w:val="28"/>
            <w:rPrChange w:id="579" w:author="Hitech" w:date="2025-06-20T19:45:00Z">
              <w:rPr/>
            </w:rPrChange>
          </w:rPr>
          <w:delText>В</w:delText>
        </w:r>
        <w:r w:rsidRPr="00B310DD" w:rsidDel="003A3B3D">
          <w:rPr>
            <w:rFonts w:ascii="Times New Roman" w:hAnsi="Times New Roman" w:cs="Times New Roman"/>
            <w:sz w:val="28"/>
            <w:szCs w:val="28"/>
            <w:lang w:val="en-US"/>
            <w:rPrChange w:id="580" w:author="Hitech" w:date="2025-06-20T21:46:00Z">
              <w:rPr/>
            </w:rPrChange>
          </w:rPr>
          <w:delText xml:space="preserve">. </w:delText>
        </w:r>
        <w:r w:rsidRPr="003A3B3D" w:rsidDel="003A3B3D">
          <w:rPr>
            <w:rFonts w:ascii="Times New Roman" w:hAnsi="Times New Roman" w:cs="Times New Roman"/>
            <w:sz w:val="28"/>
            <w:szCs w:val="28"/>
            <w:rPrChange w:id="581" w:author="Hitech" w:date="2025-06-20T19:45:00Z">
              <w:rPr/>
            </w:rPrChange>
          </w:rPr>
          <w:delText>В</w:delText>
        </w:r>
        <w:r w:rsidRPr="00B310DD" w:rsidDel="003A3B3D">
          <w:rPr>
            <w:rFonts w:ascii="Times New Roman" w:hAnsi="Times New Roman" w:cs="Times New Roman"/>
            <w:sz w:val="28"/>
            <w:szCs w:val="28"/>
            <w:lang w:val="en-US"/>
            <w:rPrChange w:id="582" w:author="Hitech" w:date="2025-06-20T21:46:00Z">
              <w:rPr/>
            </w:rPrChange>
          </w:rPr>
          <w:delText xml:space="preserve">. </w:delText>
        </w:r>
        <w:r w:rsidRPr="003A3B3D" w:rsidDel="003A3B3D">
          <w:rPr>
            <w:rFonts w:ascii="Times New Roman" w:hAnsi="Times New Roman" w:cs="Times New Roman"/>
            <w:sz w:val="28"/>
            <w:szCs w:val="28"/>
            <w:rPrChange w:id="583" w:author="Hitech" w:date="2025-06-20T19:45:00Z">
              <w:rPr/>
            </w:rPrChange>
          </w:rPr>
          <w:delText>Основы</w:delText>
        </w:r>
        <w:r w:rsidRPr="00B310DD" w:rsidDel="003A3B3D">
          <w:rPr>
            <w:rFonts w:ascii="Times New Roman" w:hAnsi="Times New Roman" w:cs="Times New Roman"/>
            <w:sz w:val="28"/>
            <w:szCs w:val="28"/>
            <w:lang w:val="en-US"/>
            <w:rPrChange w:id="584" w:author="Hitech" w:date="2025-06-20T21:46:00Z">
              <w:rPr/>
            </w:rPrChange>
          </w:rPr>
          <w:delText xml:space="preserve"> </w:delText>
        </w:r>
        <w:r w:rsidRPr="003A3B3D" w:rsidDel="003A3B3D">
          <w:rPr>
            <w:rFonts w:ascii="Times New Roman" w:hAnsi="Times New Roman" w:cs="Times New Roman"/>
            <w:sz w:val="28"/>
            <w:szCs w:val="28"/>
            <w:rPrChange w:id="585" w:author="Hitech" w:date="2025-06-20T19:45:00Z">
              <w:rPr/>
            </w:rPrChange>
          </w:rPr>
          <w:delText>программной</w:delText>
        </w:r>
        <w:r w:rsidRPr="00B310DD" w:rsidDel="003A3B3D">
          <w:rPr>
            <w:rFonts w:ascii="Times New Roman" w:hAnsi="Times New Roman" w:cs="Times New Roman"/>
            <w:sz w:val="28"/>
            <w:szCs w:val="28"/>
            <w:lang w:val="en-US"/>
            <w:rPrChange w:id="586" w:author="Hitech" w:date="2025-06-20T21:46:00Z">
              <w:rPr/>
            </w:rPrChange>
          </w:rPr>
          <w:delText xml:space="preserve"> </w:delText>
        </w:r>
        <w:r w:rsidRPr="003A3B3D" w:rsidDel="003A3B3D">
          <w:rPr>
            <w:rFonts w:ascii="Times New Roman" w:hAnsi="Times New Roman" w:cs="Times New Roman"/>
            <w:sz w:val="28"/>
            <w:szCs w:val="28"/>
            <w:rPrChange w:id="587" w:author="Hitech" w:date="2025-06-20T19:45:00Z">
              <w:rPr/>
            </w:rPrChange>
          </w:rPr>
          <w:delText>инженерии</w:delText>
        </w:r>
        <w:r w:rsidRPr="00B310DD" w:rsidDel="003A3B3D">
          <w:rPr>
            <w:rFonts w:ascii="Times New Roman" w:hAnsi="Times New Roman" w:cs="Times New Roman"/>
            <w:sz w:val="28"/>
            <w:szCs w:val="28"/>
            <w:lang w:val="en-US"/>
            <w:rPrChange w:id="588" w:author="Hitech" w:date="2025-06-20T21:46:00Z">
              <w:rPr/>
            </w:rPrChange>
          </w:rPr>
          <w:delText xml:space="preserve">. — </w:delText>
        </w:r>
        <w:r w:rsidRPr="003A3B3D" w:rsidDel="003A3B3D">
          <w:rPr>
            <w:rFonts w:ascii="Times New Roman" w:hAnsi="Times New Roman" w:cs="Times New Roman"/>
            <w:sz w:val="28"/>
            <w:szCs w:val="28"/>
            <w:rPrChange w:id="589" w:author="Hitech" w:date="2025-06-20T19:45:00Z">
              <w:rPr/>
            </w:rPrChange>
          </w:rPr>
          <w:delText>М</w:delText>
        </w:r>
        <w:r w:rsidRPr="00B310DD" w:rsidDel="003A3B3D">
          <w:rPr>
            <w:rFonts w:ascii="Times New Roman" w:hAnsi="Times New Roman" w:cs="Times New Roman"/>
            <w:sz w:val="28"/>
            <w:szCs w:val="28"/>
            <w:lang w:val="en-US"/>
            <w:rPrChange w:id="590" w:author="Hitech" w:date="2025-06-20T21:46:00Z">
              <w:rPr/>
            </w:rPrChange>
          </w:rPr>
          <w:delText xml:space="preserve">.: </w:delText>
        </w:r>
        <w:r w:rsidRPr="003A3B3D" w:rsidDel="003A3B3D">
          <w:rPr>
            <w:rFonts w:ascii="Times New Roman" w:hAnsi="Times New Roman" w:cs="Times New Roman"/>
            <w:sz w:val="28"/>
            <w:szCs w:val="28"/>
            <w:rPrChange w:id="591" w:author="Hitech" w:date="2025-06-20T19:45:00Z">
              <w:rPr/>
            </w:rPrChange>
          </w:rPr>
          <w:delText>Академия</w:delText>
        </w:r>
        <w:r w:rsidRPr="00B310DD" w:rsidDel="003A3B3D">
          <w:rPr>
            <w:rFonts w:ascii="Times New Roman" w:hAnsi="Times New Roman" w:cs="Times New Roman"/>
            <w:sz w:val="28"/>
            <w:szCs w:val="28"/>
            <w:lang w:val="en-US"/>
            <w:rPrChange w:id="592" w:author="Hitech" w:date="2025-06-20T21:46:00Z">
              <w:rPr/>
            </w:rPrChange>
          </w:rPr>
          <w:delText xml:space="preserve">, 2019. — 320 </w:delText>
        </w:r>
        <w:r w:rsidRPr="003A3B3D" w:rsidDel="003A3B3D">
          <w:rPr>
            <w:rFonts w:ascii="Times New Roman" w:hAnsi="Times New Roman" w:cs="Times New Roman"/>
            <w:sz w:val="28"/>
            <w:szCs w:val="28"/>
            <w:rPrChange w:id="593" w:author="Hitech" w:date="2025-06-20T19:45:00Z">
              <w:rPr/>
            </w:rPrChange>
          </w:rPr>
          <w:delText>с</w:delText>
        </w:r>
        <w:r w:rsidRPr="00B310DD" w:rsidDel="003A3B3D">
          <w:rPr>
            <w:rFonts w:ascii="Times New Roman" w:hAnsi="Times New Roman" w:cs="Times New Roman"/>
            <w:sz w:val="28"/>
            <w:szCs w:val="28"/>
            <w:lang w:val="en-US"/>
            <w:rPrChange w:id="594" w:author="Hitech" w:date="2025-06-20T21:46:00Z">
              <w:rPr/>
            </w:rPrChange>
          </w:rPr>
          <w:delText>.</w:delText>
        </w:r>
      </w:del>
    </w:p>
    <w:p w14:paraId="3C0066B0" w14:textId="77777777" w:rsidR="00DC07F8" w:rsidRPr="00B310DD" w:rsidRDefault="00DC07F8" w:rsidP="00B310DD">
      <w:pPr>
        <w:pStyle w:val="a4"/>
        <w:spacing w:after="0" w:line="360" w:lineRule="auto"/>
        <w:rPr>
          <w:lang w:val="en-US"/>
          <w:rPrChange w:id="595" w:author="Hitech" w:date="2025-06-20T21:46:00Z">
            <w:rPr/>
          </w:rPrChange>
        </w:rPr>
        <w:pPrChange w:id="596" w:author="Hitech" w:date="2025-06-20T21:44:00Z">
          <w:pPr/>
        </w:pPrChange>
      </w:pPr>
    </w:p>
    <w:p w14:paraId="767050C4" w14:textId="77777777" w:rsidR="00DC07F8" w:rsidRPr="00B310DD" w:rsidRDefault="00DC07F8" w:rsidP="00DC07F8">
      <w:pPr>
        <w:pStyle w:val="a4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  <w:rPrChange w:id="597" w:author="Hitech" w:date="2025-06-20T21:46:00Z">
            <w:rPr>
              <w:rFonts w:ascii="Times New Roman" w:hAnsi="Times New Roman" w:cs="Times New Roman"/>
              <w:sz w:val="28"/>
              <w:szCs w:val="28"/>
            </w:rPr>
          </w:rPrChange>
        </w:rPr>
      </w:pPr>
    </w:p>
    <w:p w14:paraId="4DD75F72" w14:textId="77777777" w:rsidR="00D07A3A" w:rsidRPr="00B310DD" w:rsidRDefault="00DC07F8" w:rsidP="00F65971">
      <w:pPr>
        <w:rPr>
          <w:lang w:val="en-US"/>
          <w:rPrChange w:id="598" w:author="Hitech" w:date="2025-06-20T21:46:00Z">
            <w:rPr/>
          </w:rPrChange>
        </w:rPr>
      </w:pPr>
      <w:r w:rsidRPr="00B310DD">
        <w:rPr>
          <w:lang w:val="en-US"/>
          <w:rPrChange w:id="599" w:author="Hitech" w:date="2025-06-20T21:46:00Z">
            <w:rPr/>
          </w:rPrChange>
        </w:rPr>
        <w:br w:type="page"/>
      </w:r>
    </w:p>
    <w:p w14:paraId="5A757626" w14:textId="77777777" w:rsidR="00D07A3A" w:rsidRPr="00914B71" w:rsidRDefault="00114EC6" w:rsidP="00DC07F8">
      <w:pPr>
        <w:pStyle w:val="1"/>
        <w:rPr>
          <w:lang w:val="en-US"/>
        </w:rPr>
      </w:pPr>
      <w:bookmarkStart w:id="600" w:name="_Toc199780915"/>
      <w:r>
        <w:lastRenderedPageBreak/>
        <w:t>ПРИЛОЖЕНИЕ</w:t>
      </w:r>
      <w:r w:rsidR="00D07A3A" w:rsidRPr="00914B71">
        <w:rPr>
          <w:lang w:val="en-US"/>
        </w:rPr>
        <w:t xml:space="preserve"> </w:t>
      </w:r>
      <w:r w:rsidR="00D07A3A">
        <w:t>А</w:t>
      </w:r>
      <w:bookmarkEnd w:id="600"/>
    </w:p>
    <w:p w14:paraId="2AA7E2B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601" w:author="Hitech" w:date="2025-06-20T21:38:00Z"/>
          <w:rFonts w:ascii="Cascadia Mono" w:hAnsi="Cascadia Mono" w:cs="Cascadia Mono"/>
          <w:color w:val="2B91AF"/>
          <w:sz w:val="19"/>
          <w:szCs w:val="19"/>
          <w:highlight w:val="white"/>
          <w:lang w:val="en-US"/>
          <w:rPrChange w:id="602" w:author="Hitech" w:date="2025-06-20T21:39:00Z">
            <w:rPr>
              <w:ins w:id="603" w:author="Hitech" w:date="2025-06-20T21:38:00Z"/>
              <w:rFonts w:ascii="Cascadia Mono" w:hAnsi="Cascadia Mono" w:cs="Cascadia Mono"/>
              <w:color w:val="2B91AF"/>
              <w:sz w:val="19"/>
              <w:szCs w:val="19"/>
              <w:highlight w:val="white"/>
            </w:rPr>
          </w:rPrChange>
        </w:rPr>
      </w:pPr>
      <w:ins w:id="604" w:author="Hitech" w:date="2025-06-20T21:38:00Z"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60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class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0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607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Specialty</w:t>
        </w:r>
      </w:ins>
    </w:p>
    <w:p w14:paraId="05B2585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608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609" w:author="Hitech" w:date="2025-06-20T21:39:00Z">
            <w:rPr>
              <w:ins w:id="610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611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1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{</w:t>
        </w:r>
      </w:ins>
    </w:p>
    <w:p w14:paraId="25F38F6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613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614" w:author="Hitech" w:date="2025-06-20T21:39:00Z">
            <w:rPr>
              <w:ins w:id="615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616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1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61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private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1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62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2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code;</w:t>
        </w:r>
      </w:ins>
    </w:p>
    <w:p w14:paraId="0BD0D95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622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623" w:author="Hitech" w:date="2025-06-20T21:39:00Z">
            <w:rPr>
              <w:ins w:id="624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625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2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627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private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2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629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3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name;</w:t>
        </w:r>
      </w:ins>
    </w:p>
    <w:p w14:paraId="662F2C5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631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632" w:author="Hitech" w:date="2025-06-20T21:39:00Z">
            <w:rPr>
              <w:ins w:id="633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634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3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63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private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3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63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3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specName;</w:t>
        </w:r>
      </w:ins>
    </w:p>
    <w:p w14:paraId="3AC5970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640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641" w:author="Hitech" w:date="2025-06-20T21:39:00Z">
            <w:rPr>
              <w:ins w:id="642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643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4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64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private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4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647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4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form;</w:t>
        </w:r>
      </w:ins>
    </w:p>
    <w:p w14:paraId="493F6D3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649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650" w:author="Hitech" w:date="2025-06-20T21:39:00Z">
            <w:rPr>
              <w:ins w:id="651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214E8F8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652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653" w:author="Hitech" w:date="2025-06-20T21:39:00Z">
            <w:rPr>
              <w:ins w:id="654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655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5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657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5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659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Specialty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6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() { }</w:t>
        </w:r>
      </w:ins>
    </w:p>
    <w:p w14:paraId="5DE4399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661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662" w:author="Hitech" w:date="2025-06-20T21:39:00Z">
            <w:rPr>
              <w:ins w:id="663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664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6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66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6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66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6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Code {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67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get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7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code;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67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7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code =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67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value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7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 }</w:t>
        </w:r>
      </w:ins>
    </w:p>
    <w:p w14:paraId="1782BEC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676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677" w:author="Hitech" w:date="2025-06-20T21:39:00Z">
            <w:rPr>
              <w:ins w:id="678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679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8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681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8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683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8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Name {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68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get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8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name;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687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8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name =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689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value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9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 }</w:t>
        </w:r>
      </w:ins>
    </w:p>
    <w:p w14:paraId="0DDEDA5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691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692" w:author="Hitech" w:date="2025-06-20T21:39:00Z">
            <w:rPr>
              <w:ins w:id="693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694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9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69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9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69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69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SpecName {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0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get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0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specName;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0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0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specName =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0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value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0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 }</w:t>
        </w:r>
      </w:ins>
    </w:p>
    <w:p w14:paraId="396A74C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706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707" w:author="Hitech" w:date="2025-06-20T21:39:00Z">
            <w:rPr>
              <w:ins w:id="708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709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1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11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1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13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1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Form {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1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get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1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form;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17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1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form =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19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value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2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 }</w:t>
        </w:r>
      </w:ins>
    </w:p>
    <w:p w14:paraId="440F9D5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721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722" w:author="Hitech" w:date="2025-06-20T21:39:00Z">
            <w:rPr>
              <w:ins w:id="723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2614B7C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724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725" w:author="Hitech" w:date="2025-06-20T21:39:00Z">
            <w:rPr>
              <w:ins w:id="726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727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2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29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3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731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Specialty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3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33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3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code,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3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3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name,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37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3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specName,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39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4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form)</w:t>
        </w:r>
      </w:ins>
    </w:p>
    <w:p w14:paraId="03DC041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741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742" w:author="Hitech" w:date="2025-06-20T21:39:00Z">
            <w:rPr>
              <w:ins w:id="743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744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4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{</w:t>
        </w:r>
      </w:ins>
    </w:p>
    <w:p w14:paraId="2A95F7A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746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747" w:author="Hitech" w:date="2025-06-20T21:39:00Z">
            <w:rPr>
              <w:ins w:id="748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749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5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51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this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5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.Code = code;</w:t>
        </w:r>
      </w:ins>
    </w:p>
    <w:p w14:paraId="564A302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753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754" w:author="Hitech" w:date="2025-06-20T21:39:00Z">
            <w:rPr>
              <w:ins w:id="755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756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5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5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this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5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.Name = name;</w:t>
        </w:r>
      </w:ins>
    </w:p>
    <w:p w14:paraId="7725753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760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761" w:author="Hitech" w:date="2025-06-20T21:39:00Z">
            <w:rPr>
              <w:ins w:id="762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763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6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6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this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6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.SpecName = specName;</w:t>
        </w:r>
      </w:ins>
    </w:p>
    <w:p w14:paraId="730EE29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767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768" w:author="Hitech" w:date="2025-06-20T21:39:00Z">
            <w:rPr>
              <w:ins w:id="769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770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7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7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this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7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.Form = form;</w:t>
        </w:r>
      </w:ins>
    </w:p>
    <w:p w14:paraId="1D18E29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774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775" w:author="Hitech" w:date="2025-06-20T21:39:00Z">
            <w:rPr>
              <w:ins w:id="776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777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7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}</w:t>
        </w:r>
      </w:ins>
    </w:p>
    <w:p w14:paraId="5EB9022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779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780" w:author="Hitech" w:date="2025-06-20T21:39:00Z">
            <w:rPr>
              <w:ins w:id="781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7A93BF4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782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783" w:author="Hitech" w:date="2025-06-20T21:39:00Z">
            <w:rPr>
              <w:ins w:id="784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785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8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87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8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789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9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ToFileString()</w:t>
        </w:r>
      </w:ins>
    </w:p>
    <w:p w14:paraId="111EA47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791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792" w:author="Hitech" w:date="2025-06-20T21:39:00Z">
            <w:rPr>
              <w:ins w:id="793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794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79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{</w:t>
        </w:r>
      </w:ins>
    </w:p>
    <w:p w14:paraId="5F99668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796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797" w:author="Hitech" w:date="2025-06-20T21:39:00Z">
            <w:rPr>
              <w:ins w:id="798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799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0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801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0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803" w:author="Hitech" w:date="2025-06-20T21:39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$"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0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{Code}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805" w:author="Hitech" w:date="2025-06-20T21:39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;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0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{Name}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807" w:author="Hitech" w:date="2025-06-20T21:39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;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0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{SpecName}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809" w:author="Hitech" w:date="2025-06-20T21:39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;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1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{Form}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811" w:author="Hitech" w:date="2025-06-20T21:39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1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1AFFA423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813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814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1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}</w:t>
        </w:r>
      </w:ins>
    </w:p>
    <w:p w14:paraId="5C488AAF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816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5FD4FB6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817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E7E7C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818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819" w:author="Hitech" w:date="2025-06-20T21:39:00Z">
            <w:rPr>
              <w:ins w:id="820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821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2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823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2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82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static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2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827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Specialty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2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FromFileString(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829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3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line)</w:t>
        </w:r>
      </w:ins>
    </w:p>
    <w:p w14:paraId="78B3EEB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831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832" w:author="Hitech" w:date="2025-06-20T21:39:00Z">
            <w:rPr>
              <w:ins w:id="833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834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3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{</w:t>
        </w:r>
      </w:ins>
    </w:p>
    <w:p w14:paraId="29DA0DD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836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837" w:author="Hitech" w:date="2025-06-20T21:39:00Z">
            <w:rPr>
              <w:ins w:id="838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839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4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841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if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4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843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4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.IsNullOrWhiteSpace(line))</w:t>
        </w:r>
      </w:ins>
    </w:p>
    <w:p w14:paraId="2D51DAD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845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846" w:author="Hitech" w:date="2025-06-20T21:39:00Z">
            <w:rPr>
              <w:ins w:id="847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848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4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85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5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85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null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5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3844DC2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854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855" w:author="Hitech" w:date="2025-06-20T21:39:00Z">
            <w:rPr>
              <w:ins w:id="856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44BF3FB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857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858" w:author="Hitech" w:date="2025-06-20T21:39:00Z">
            <w:rPr>
              <w:ins w:id="859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860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6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86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6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[] parts = line.Split(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864" w:author="Hitech" w:date="2025-06-20T21:39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';'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6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);</w:t>
        </w:r>
      </w:ins>
    </w:p>
    <w:p w14:paraId="77FBAD4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866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867" w:author="Hitech" w:date="2025-06-20T21:39:00Z">
            <w:rPr>
              <w:ins w:id="868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869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7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871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if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7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(parts.Length != 4)</w:t>
        </w:r>
      </w:ins>
    </w:p>
    <w:p w14:paraId="0D34B68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873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874" w:author="Hitech" w:date="2025-06-20T21:39:00Z">
            <w:rPr>
              <w:ins w:id="875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876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7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87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7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88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null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8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3A49F74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882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883" w:author="Hitech" w:date="2025-06-20T21:39:00Z">
            <w:rPr>
              <w:ins w:id="884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42A07A7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885" w:author="Hitech" w:date="2025-06-20T21:38:00Z"/>
          <w:rFonts w:ascii="Cascadia Mono" w:hAnsi="Cascadia Mono" w:cs="Cascadia Mono"/>
          <w:color w:val="2B91AF"/>
          <w:sz w:val="19"/>
          <w:szCs w:val="19"/>
          <w:highlight w:val="white"/>
          <w:lang w:val="en-US"/>
          <w:rPrChange w:id="886" w:author="Hitech" w:date="2025-06-20T21:39:00Z">
            <w:rPr>
              <w:ins w:id="887" w:author="Hitech" w:date="2025-06-20T21:38:00Z"/>
              <w:rFonts w:ascii="Cascadia Mono" w:hAnsi="Cascadia Mono" w:cs="Cascadia Mono"/>
              <w:color w:val="2B91AF"/>
              <w:sz w:val="19"/>
              <w:szCs w:val="19"/>
              <w:highlight w:val="white"/>
            </w:rPr>
          </w:rPrChange>
        </w:rPr>
      </w:pPr>
      <w:ins w:id="888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8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89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9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89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new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9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894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Specialty</w:t>
        </w:r>
      </w:ins>
    </w:p>
    <w:p w14:paraId="21881ED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895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896" w:author="Hitech" w:date="2025-06-20T21:39:00Z">
            <w:rPr>
              <w:ins w:id="897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898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89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{</w:t>
        </w:r>
      </w:ins>
    </w:p>
    <w:p w14:paraId="7E1433F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900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901" w:author="Hitech" w:date="2025-06-20T21:39:00Z">
            <w:rPr>
              <w:ins w:id="902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03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0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Code = parts[0],</w:t>
        </w:r>
      </w:ins>
    </w:p>
    <w:p w14:paraId="681A48F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905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906" w:author="Hitech" w:date="2025-06-20T21:39:00Z">
            <w:rPr>
              <w:ins w:id="907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08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0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Name = parts[1],</w:t>
        </w:r>
      </w:ins>
    </w:p>
    <w:p w14:paraId="536F366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910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911" w:author="Hitech" w:date="2025-06-20T21:39:00Z">
            <w:rPr>
              <w:ins w:id="912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13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1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SpecName = parts[2],</w:t>
        </w:r>
      </w:ins>
    </w:p>
    <w:p w14:paraId="6C85F59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915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916" w:author="Hitech" w:date="2025-06-20T21:39:00Z">
            <w:rPr>
              <w:ins w:id="917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18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1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Form = parts[3]</w:t>
        </w:r>
      </w:ins>
    </w:p>
    <w:p w14:paraId="6A2C61B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920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921" w:author="Hitech" w:date="2025-06-20T21:39:00Z">
            <w:rPr>
              <w:ins w:id="922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23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2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};</w:t>
        </w:r>
      </w:ins>
    </w:p>
    <w:p w14:paraId="43ADE06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925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926" w:author="Hitech" w:date="2025-06-20T21:39:00Z">
            <w:rPr>
              <w:ins w:id="927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28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2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}</w:t>
        </w:r>
      </w:ins>
    </w:p>
    <w:p w14:paraId="0085D1D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930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931" w:author="Hitech" w:date="2025-06-20T21:39:00Z">
            <w:rPr>
              <w:ins w:id="932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28CFEE7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933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934" w:author="Hitech" w:date="2025-06-20T21:39:00Z">
            <w:rPr>
              <w:ins w:id="935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36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3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93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internal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3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940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Specialty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4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FromString(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94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4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data,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94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char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4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delimiter)</w:t>
        </w:r>
      </w:ins>
    </w:p>
    <w:p w14:paraId="4BFBF80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946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947" w:author="Hitech" w:date="2025-06-20T21:39:00Z">
            <w:rPr>
              <w:ins w:id="948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49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5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{</w:t>
        </w:r>
      </w:ins>
    </w:p>
    <w:p w14:paraId="1C676E7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951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952" w:author="Hitech" w:date="2025-06-20T21:39:00Z">
            <w:rPr>
              <w:ins w:id="953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54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5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95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var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5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arrayData = data.Split(delimiter);</w:t>
        </w:r>
      </w:ins>
    </w:p>
    <w:p w14:paraId="470495E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958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959" w:author="Hitech" w:date="2025-06-20T21:39:00Z">
            <w:rPr>
              <w:ins w:id="960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61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6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963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6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96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new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6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967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Specialty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6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()</w:t>
        </w:r>
      </w:ins>
    </w:p>
    <w:p w14:paraId="15F7A93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969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970" w:author="Hitech" w:date="2025-06-20T21:39:00Z">
            <w:rPr>
              <w:ins w:id="971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72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7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{</w:t>
        </w:r>
      </w:ins>
    </w:p>
    <w:p w14:paraId="59247FB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974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975" w:author="Hitech" w:date="2025-06-20T21:39:00Z">
            <w:rPr>
              <w:ins w:id="976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77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7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Code = arrayData[0],</w:t>
        </w:r>
      </w:ins>
    </w:p>
    <w:p w14:paraId="6843B72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979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980" w:author="Hitech" w:date="2025-06-20T21:39:00Z">
            <w:rPr>
              <w:ins w:id="981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82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8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Name = arrayData[1],</w:t>
        </w:r>
      </w:ins>
    </w:p>
    <w:p w14:paraId="08D5B40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984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985" w:author="Hitech" w:date="2025-06-20T21:39:00Z">
            <w:rPr>
              <w:ins w:id="986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87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8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SpecName = arrayData[2],</w:t>
        </w:r>
      </w:ins>
    </w:p>
    <w:p w14:paraId="0967284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989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990" w:author="Hitech" w:date="2025-06-20T21:39:00Z">
            <w:rPr>
              <w:ins w:id="991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92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9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Form = arrayData[3]</w:t>
        </w:r>
      </w:ins>
    </w:p>
    <w:p w14:paraId="5580580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994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995" w:author="Hitech" w:date="2025-06-20T21:39:00Z">
            <w:rPr>
              <w:ins w:id="996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97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99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};</w:t>
        </w:r>
      </w:ins>
    </w:p>
    <w:p w14:paraId="37BDB52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999" w:author="Hitech" w:date="2025-06-20T21:38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000" w:author="Hitech" w:date="2025-06-20T21:39:00Z">
            <w:rPr>
              <w:ins w:id="1001" w:author="Hitech" w:date="2025-06-20T21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002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0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}</w:t>
        </w:r>
      </w:ins>
    </w:p>
    <w:p w14:paraId="3F81D3F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004" w:author="Hitech" w:date="2025-06-20T21:39:00Z"/>
          <w:rFonts w:ascii="Cascadia Mono" w:hAnsi="Cascadia Mono" w:cs="Cascadia Mono"/>
          <w:color w:val="000000"/>
          <w:sz w:val="19"/>
          <w:szCs w:val="19"/>
          <w:lang w:val="en-US"/>
          <w:rPrChange w:id="1005" w:author="Hitech" w:date="2025-06-20T21:39:00Z">
            <w:rPr>
              <w:ins w:id="1006" w:author="Hitech" w:date="2025-06-20T21:39:00Z"/>
              <w:rFonts w:ascii="Cascadia Mono" w:hAnsi="Cascadia Mono" w:cs="Cascadia Mono"/>
              <w:color w:val="000000"/>
              <w:sz w:val="19"/>
              <w:szCs w:val="19"/>
            </w:rPr>
          </w:rPrChange>
        </w:rPr>
      </w:pPr>
      <w:ins w:id="1007" w:author="Hitech" w:date="2025-06-20T21:38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0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}</w:t>
        </w:r>
      </w:ins>
    </w:p>
    <w:p w14:paraId="62E9F4A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009" w:author="Hitech" w:date="2025-06-20T21:39:00Z"/>
          <w:rFonts w:ascii="Cascadia Mono" w:hAnsi="Cascadia Mono" w:cs="Cascadia Mono"/>
          <w:color w:val="2B91AF"/>
          <w:sz w:val="19"/>
          <w:szCs w:val="19"/>
          <w:highlight w:val="white"/>
          <w:lang w:val="en-US"/>
          <w:rPrChange w:id="1010" w:author="Hitech" w:date="2025-06-20T21:39:00Z">
            <w:rPr>
              <w:ins w:id="1011" w:author="Hitech" w:date="2025-06-20T21:39:00Z"/>
              <w:rFonts w:ascii="Cascadia Mono" w:hAnsi="Cascadia Mono" w:cs="Cascadia Mono"/>
              <w:color w:val="2B91AF"/>
              <w:sz w:val="19"/>
              <w:szCs w:val="19"/>
              <w:highlight w:val="white"/>
            </w:rPr>
          </w:rPrChange>
        </w:rPr>
      </w:pPr>
      <w:ins w:id="1012" w:author="Hitech" w:date="2025-06-20T21:39:00Z"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013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class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1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1015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Discipline</w:t>
        </w:r>
      </w:ins>
    </w:p>
    <w:p w14:paraId="445A94E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016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017" w:author="Hitech" w:date="2025-06-20T21:39:00Z">
            <w:rPr>
              <w:ins w:id="1018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019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2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{</w:t>
        </w:r>
      </w:ins>
    </w:p>
    <w:p w14:paraId="620E9E7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021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022" w:author="Hitech" w:date="2025-06-20T21:39:00Z">
            <w:rPr>
              <w:ins w:id="1023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024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2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02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private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2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02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2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name;</w:t>
        </w:r>
      </w:ins>
    </w:p>
    <w:p w14:paraId="65E2C29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030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031" w:author="Hitech" w:date="2025-06-20T21:39:00Z">
            <w:rPr>
              <w:ins w:id="1032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033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3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03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private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3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037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3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semester;</w:t>
        </w:r>
      </w:ins>
    </w:p>
    <w:p w14:paraId="475079B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039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040" w:author="Hitech" w:date="2025-06-20T21:39:00Z">
            <w:rPr>
              <w:ins w:id="1041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042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4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04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private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4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04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4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specialtyCode;</w:t>
        </w:r>
      </w:ins>
    </w:p>
    <w:p w14:paraId="75595CC8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048" w:author="Hitech" w:date="2025-06-20T21:39:00Z"/>
          <w:rFonts w:ascii="Cascadia Mono" w:hAnsi="Cascadia Mono" w:cs="Cascadia Mono"/>
          <w:color w:val="008000"/>
          <w:sz w:val="19"/>
          <w:szCs w:val="19"/>
          <w:highlight w:val="white"/>
        </w:rPr>
      </w:pPr>
      <w:ins w:id="1049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5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lastRenderedPageBreak/>
          <w:t xml:space="preserve">    </w:t>
        </w:r>
        <w:r>
          <w:rPr>
            <w:rFonts w:ascii="Cascadia Mono" w:hAnsi="Cascadia Mono" w:cs="Cascadia Mono"/>
            <w:color w:val="0000FF"/>
            <w:sz w:val="19"/>
            <w:szCs w:val="19"/>
            <w:highlight w:val="white"/>
          </w:rPr>
          <w:t>private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</w:t>
        </w:r>
        <w:r>
          <w:rPr>
            <w:rFonts w:ascii="Cascadia Mono" w:hAnsi="Cascadia Mono" w:cs="Cascadia Mono"/>
            <w:color w:val="0000FF"/>
            <w:sz w:val="19"/>
            <w:szCs w:val="19"/>
            <w:highlight w:val="white"/>
          </w:rPr>
          <w:t>int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[] hours; </w:t>
        </w:r>
        <w:r>
          <w:rPr>
            <w:rFonts w:ascii="Cascadia Mono" w:hAnsi="Cascadia Mono" w:cs="Cascadia Mono"/>
            <w:color w:val="008000"/>
            <w:sz w:val="19"/>
            <w:szCs w:val="19"/>
            <w:highlight w:val="white"/>
          </w:rPr>
          <w:t>// [0] - лекции, [1] - семинары, [2] - лабораторные</w:t>
        </w:r>
      </w:ins>
    </w:p>
    <w:p w14:paraId="00494A9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051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052" w:author="Hitech" w:date="2025-06-20T21:39:00Z">
            <w:rPr>
              <w:ins w:id="1053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054" w:author="Hitech" w:date="2025-06-20T21:39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05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private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5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057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5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report;</w:t>
        </w:r>
      </w:ins>
    </w:p>
    <w:p w14:paraId="16BE2AF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059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060" w:author="Hitech" w:date="2025-06-20T21:39:00Z">
            <w:rPr>
              <w:ins w:id="1061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1883F9F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062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063" w:author="Hitech" w:date="2025-06-20T21:39:00Z">
            <w:rPr>
              <w:ins w:id="1064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065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6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067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6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1069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Discipline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7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() { }</w:t>
        </w:r>
      </w:ins>
    </w:p>
    <w:p w14:paraId="1A1A2B1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071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072" w:author="Hitech" w:date="2025-06-20T21:39:00Z">
            <w:rPr>
              <w:ins w:id="1073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074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7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07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7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07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7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Name {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08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get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8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name;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08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8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name =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08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value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8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 }</w:t>
        </w:r>
      </w:ins>
    </w:p>
    <w:p w14:paraId="78F40EF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086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087" w:author="Hitech" w:date="2025-06-20T21:39:00Z">
            <w:rPr>
              <w:ins w:id="1088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089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9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091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9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093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9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Semester {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09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get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9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semester;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097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09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semester =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099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value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0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 }</w:t>
        </w:r>
      </w:ins>
    </w:p>
    <w:p w14:paraId="45EFF90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101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102" w:author="Hitech" w:date="2025-06-20T21:39:00Z">
            <w:rPr>
              <w:ins w:id="1103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104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0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0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0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0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0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SpecialtyCode {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1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get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1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specialtyCode;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1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1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specialtyCode =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1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value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1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 }</w:t>
        </w:r>
      </w:ins>
    </w:p>
    <w:p w14:paraId="22323E6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116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117" w:author="Hitech" w:date="2025-06-20T21:39:00Z">
            <w:rPr>
              <w:ins w:id="1118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119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2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21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2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23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int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2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[] Hours {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2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get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2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hours;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27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2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hours =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29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value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3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 }</w:t>
        </w:r>
      </w:ins>
    </w:p>
    <w:p w14:paraId="7C91486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131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132" w:author="Hitech" w:date="2025-06-20T21:39:00Z">
            <w:rPr>
              <w:ins w:id="1133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134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3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3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3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3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3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Report {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4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get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4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report;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4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4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report =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4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value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4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 }</w:t>
        </w:r>
      </w:ins>
    </w:p>
    <w:p w14:paraId="6C93F78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146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147" w:author="Hitech" w:date="2025-06-20T21:39:00Z">
            <w:rPr>
              <w:ins w:id="1148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038BDAF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149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150" w:author="Hitech" w:date="2025-06-20T21:39:00Z">
            <w:rPr>
              <w:ins w:id="1151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152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5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5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5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1156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Discipline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5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5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5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name,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6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6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semester,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6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6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specialtyCode,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6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int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6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[] hours,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6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6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report)</w:t>
        </w:r>
      </w:ins>
    </w:p>
    <w:p w14:paraId="275C4FB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168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169" w:author="Hitech" w:date="2025-06-20T21:39:00Z">
            <w:rPr>
              <w:ins w:id="1170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171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7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{</w:t>
        </w:r>
      </w:ins>
    </w:p>
    <w:p w14:paraId="1B6AB70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173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174" w:author="Hitech" w:date="2025-06-20T21:39:00Z">
            <w:rPr>
              <w:ins w:id="1175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176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7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7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this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7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.Name = name;</w:t>
        </w:r>
      </w:ins>
    </w:p>
    <w:p w14:paraId="67FBA2E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180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181" w:author="Hitech" w:date="2025-06-20T21:39:00Z">
            <w:rPr>
              <w:ins w:id="1182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183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8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8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this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8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.Semester = semester;</w:t>
        </w:r>
      </w:ins>
    </w:p>
    <w:p w14:paraId="3BA5C70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187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188" w:author="Hitech" w:date="2025-06-20T21:39:00Z">
            <w:rPr>
              <w:ins w:id="1189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190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9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9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this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9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.SpecialtyCode = specialtyCode;</w:t>
        </w:r>
      </w:ins>
    </w:p>
    <w:p w14:paraId="61D0E6C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194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195" w:author="Hitech" w:date="2025-06-20T21:39:00Z">
            <w:rPr>
              <w:ins w:id="1196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197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19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199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this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0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.Hours = hours;</w:t>
        </w:r>
      </w:ins>
    </w:p>
    <w:p w14:paraId="26314F15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201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1202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0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>
          <w:rPr>
            <w:rFonts w:ascii="Cascadia Mono" w:hAnsi="Cascadia Mono" w:cs="Cascadia Mono"/>
            <w:color w:val="0000FF"/>
            <w:sz w:val="19"/>
            <w:szCs w:val="19"/>
            <w:highlight w:val="white"/>
          </w:rPr>
          <w:t>this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.Report = report;</w:t>
        </w:r>
      </w:ins>
    </w:p>
    <w:p w14:paraId="4CB3B1B8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204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1205" w:author="Hitech" w:date="2025-06-20T21:39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   }</w:t>
        </w:r>
      </w:ins>
    </w:p>
    <w:p w14:paraId="24B5B890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206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A76222F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207" w:author="Hitech" w:date="2025-06-20T21:39:00Z"/>
          <w:rFonts w:ascii="Cascadia Mono" w:hAnsi="Cascadia Mono" w:cs="Cascadia Mono"/>
          <w:color w:val="008000"/>
          <w:sz w:val="19"/>
          <w:szCs w:val="19"/>
          <w:highlight w:val="white"/>
        </w:rPr>
      </w:pPr>
      <w:ins w:id="1208" w:author="Hitech" w:date="2025-06-20T21:39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   </w:t>
        </w:r>
        <w:r>
          <w:rPr>
            <w:rFonts w:ascii="Cascadia Mono" w:hAnsi="Cascadia Mono" w:cs="Cascadia Mono"/>
            <w:color w:val="008000"/>
            <w:sz w:val="19"/>
            <w:szCs w:val="19"/>
            <w:highlight w:val="white"/>
          </w:rPr>
          <w:t>// Метод для чтения из строки файла</w:t>
        </w:r>
      </w:ins>
    </w:p>
    <w:p w14:paraId="510A55E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209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210" w:author="Hitech" w:date="2025-06-20T21:39:00Z">
            <w:rPr>
              <w:ins w:id="1211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212" w:author="Hitech" w:date="2025-06-20T21:39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213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1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21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static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1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1217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Discipline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1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FromFileString(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219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2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line)</w:t>
        </w:r>
      </w:ins>
    </w:p>
    <w:p w14:paraId="148EE0F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221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222" w:author="Hitech" w:date="2025-06-20T21:39:00Z">
            <w:rPr>
              <w:ins w:id="1223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224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2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{</w:t>
        </w:r>
      </w:ins>
    </w:p>
    <w:p w14:paraId="4859B10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226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227" w:author="Hitech" w:date="2025-06-20T21:39:00Z">
            <w:rPr>
              <w:ins w:id="1228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229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3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231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if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3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233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3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.IsNullOrWhiteSpace(line))</w:t>
        </w:r>
      </w:ins>
    </w:p>
    <w:p w14:paraId="33E9746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235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236" w:author="Hitech" w:date="2025-06-20T21:39:00Z">
            <w:rPr>
              <w:ins w:id="1237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238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3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24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4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24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null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4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1E24180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244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245" w:author="Hitech" w:date="2025-06-20T21:39:00Z">
            <w:rPr>
              <w:ins w:id="1246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69BA47E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247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248" w:author="Hitech" w:date="2025-06-20T21:39:00Z">
            <w:rPr>
              <w:ins w:id="1249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250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5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25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5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[] parts = line.Split(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1254" w:author="Hitech" w:date="2025-06-20T21:39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';'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5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);</w:t>
        </w:r>
      </w:ins>
    </w:p>
    <w:p w14:paraId="2A65BC8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256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257" w:author="Hitech" w:date="2025-06-20T21:39:00Z">
            <w:rPr>
              <w:ins w:id="1258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259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6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261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if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6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(parts.Length != 3)</w:t>
        </w:r>
      </w:ins>
    </w:p>
    <w:p w14:paraId="1BFDEBF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263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264" w:author="Hitech" w:date="2025-06-20T21:39:00Z">
            <w:rPr>
              <w:ins w:id="1265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266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6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26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6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27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null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7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7753598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272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273" w:author="Hitech" w:date="2025-06-20T21:39:00Z">
            <w:rPr>
              <w:ins w:id="1274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539E32E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275" w:author="Hitech" w:date="2025-06-20T21:39:00Z"/>
          <w:rFonts w:ascii="Cascadia Mono" w:hAnsi="Cascadia Mono" w:cs="Cascadia Mono"/>
          <w:color w:val="2B91AF"/>
          <w:sz w:val="19"/>
          <w:szCs w:val="19"/>
          <w:highlight w:val="white"/>
          <w:lang w:val="en-US"/>
          <w:rPrChange w:id="1276" w:author="Hitech" w:date="2025-06-20T21:39:00Z">
            <w:rPr>
              <w:ins w:id="1277" w:author="Hitech" w:date="2025-06-20T21:39:00Z"/>
              <w:rFonts w:ascii="Cascadia Mono" w:hAnsi="Cascadia Mono" w:cs="Cascadia Mono"/>
              <w:color w:val="2B91AF"/>
              <w:sz w:val="19"/>
              <w:szCs w:val="19"/>
              <w:highlight w:val="white"/>
            </w:rPr>
          </w:rPrChange>
        </w:rPr>
      </w:pPr>
      <w:ins w:id="1278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7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28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8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28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new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8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1284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Discipline</w:t>
        </w:r>
      </w:ins>
    </w:p>
    <w:p w14:paraId="7712F3C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285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286" w:author="Hitech" w:date="2025-06-20T21:39:00Z">
            <w:rPr>
              <w:ins w:id="1287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288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8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{</w:t>
        </w:r>
      </w:ins>
    </w:p>
    <w:p w14:paraId="2D1ECD7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290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291" w:author="Hitech" w:date="2025-06-20T21:39:00Z">
            <w:rPr>
              <w:ins w:id="1292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293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9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Semester = parts[0],</w:t>
        </w:r>
      </w:ins>
    </w:p>
    <w:p w14:paraId="11BC521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295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296" w:author="Hitech" w:date="2025-06-20T21:39:00Z">
            <w:rPr>
              <w:ins w:id="1297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298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29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Name = parts[1],</w:t>
        </w:r>
      </w:ins>
    </w:p>
    <w:p w14:paraId="00A57D9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300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301" w:author="Hitech" w:date="2025-06-20T21:39:00Z">
            <w:rPr>
              <w:ins w:id="1302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303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0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SpecialtyCode = parts[2],</w:t>
        </w:r>
      </w:ins>
    </w:p>
    <w:p w14:paraId="67CEF54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305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306" w:author="Hitech" w:date="2025-06-20T21:39:00Z">
            <w:rPr>
              <w:ins w:id="1307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308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0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Report = parts[3]</w:t>
        </w:r>
      </w:ins>
    </w:p>
    <w:p w14:paraId="09A450D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310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311" w:author="Hitech" w:date="2025-06-20T21:39:00Z">
            <w:rPr>
              <w:ins w:id="1312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313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1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};</w:t>
        </w:r>
      </w:ins>
    </w:p>
    <w:p w14:paraId="7FBE990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315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316" w:author="Hitech" w:date="2025-06-20T21:39:00Z">
            <w:rPr>
              <w:ins w:id="1317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318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1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}</w:t>
        </w:r>
      </w:ins>
    </w:p>
    <w:p w14:paraId="4E00A51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320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321" w:author="Hitech" w:date="2025-06-20T21:39:00Z">
            <w:rPr>
              <w:ins w:id="1322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323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2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32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2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327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2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ToFileString()</w:t>
        </w:r>
      </w:ins>
    </w:p>
    <w:p w14:paraId="09CA223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329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330" w:author="Hitech" w:date="2025-06-20T21:39:00Z">
            <w:rPr>
              <w:ins w:id="1331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332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3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{</w:t>
        </w:r>
      </w:ins>
    </w:p>
    <w:p w14:paraId="2A8FA76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334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335" w:author="Hitech" w:date="2025-06-20T21:39:00Z">
            <w:rPr>
              <w:ins w:id="1336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337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3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339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4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1341" w:author="Hitech" w:date="2025-06-20T21:39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$"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4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{Semester}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1343" w:author="Hitech" w:date="2025-06-20T21:39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;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4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{Name}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1345" w:author="Hitech" w:date="2025-06-20T21:39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;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4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{SpecialtyCode}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1347" w:author="Hitech" w:date="2025-06-20T21:39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;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4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{Report}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1349" w:author="Hitech" w:date="2025-06-20T21:39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5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64159A7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351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352" w:author="Hitech" w:date="2025-06-20T21:39:00Z">
            <w:rPr>
              <w:ins w:id="1353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354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5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}</w:t>
        </w:r>
      </w:ins>
    </w:p>
    <w:p w14:paraId="2BD4B49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356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357" w:author="Hitech" w:date="2025-06-20T21:39:00Z">
            <w:rPr>
              <w:ins w:id="1358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1A2085A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359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360" w:author="Hitech" w:date="2025-06-20T21:39:00Z">
            <w:rPr>
              <w:ins w:id="1361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362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6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36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internal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6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1366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Discipline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6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FromString(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36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6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data,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37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char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7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delimiter)</w:t>
        </w:r>
      </w:ins>
    </w:p>
    <w:p w14:paraId="6CB53DF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372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373" w:author="Hitech" w:date="2025-06-20T21:39:00Z">
            <w:rPr>
              <w:ins w:id="1374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375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7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{</w:t>
        </w:r>
      </w:ins>
    </w:p>
    <w:p w14:paraId="00176A8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377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378" w:author="Hitech" w:date="2025-06-20T21:39:00Z">
            <w:rPr>
              <w:ins w:id="1379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380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8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38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var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8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arrayData = data.Split(delimiter);</w:t>
        </w:r>
      </w:ins>
    </w:p>
    <w:p w14:paraId="1D5E744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384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385" w:author="Hitech" w:date="2025-06-20T21:39:00Z">
            <w:rPr>
              <w:ins w:id="1386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387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8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389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9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391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new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9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1393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Discipline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9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()</w:t>
        </w:r>
      </w:ins>
    </w:p>
    <w:p w14:paraId="4B9F298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395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396" w:author="Hitech" w:date="2025-06-20T21:39:00Z">
            <w:rPr>
              <w:ins w:id="1397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398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39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{</w:t>
        </w:r>
      </w:ins>
    </w:p>
    <w:p w14:paraId="3408D27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400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401" w:author="Hitech" w:date="2025-06-20T21:39:00Z">
            <w:rPr>
              <w:ins w:id="1402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403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0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Semester = arrayData[0],</w:t>
        </w:r>
      </w:ins>
    </w:p>
    <w:p w14:paraId="517F28C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405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406" w:author="Hitech" w:date="2025-06-20T21:39:00Z">
            <w:rPr>
              <w:ins w:id="1407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408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0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Name = arrayData[1],</w:t>
        </w:r>
      </w:ins>
    </w:p>
    <w:p w14:paraId="164D06D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410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411" w:author="Hitech" w:date="2025-06-20T21:39:00Z">
            <w:rPr>
              <w:ins w:id="1412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413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1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SpecialtyCode = arrayData[2],</w:t>
        </w:r>
      </w:ins>
    </w:p>
    <w:p w14:paraId="240BE25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415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416" w:author="Hitech" w:date="2025-06-20T21:39:00Z">
            <w:rPr>
              <w:ins w:id="1417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418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1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Report = arrayData[3]</w:t>
        </w:r>
      </w:ins>
    </w:p>
    <w:p w14:paraId="76F7BA1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420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421" w:author="Hitech" w:date="2025-06-20T21:39:00Z">
            <w:rPr>
              <w:ins w:id="1422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423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2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};</w:t>
        </w:r>
      </w:ins>
    </w:p>
    <w:p w14:paraId="18ABCA7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425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426" w:author="Hitech" w:date="2025-06-20T21:39:00Z">
            <w:rPr>
              <w:ins w:id="1427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428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2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}</w:t>
        </w:r>
      </w:ins>
    </w:p>
    <w:p w14:paraId="11823E1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430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431" w:author="Hitech" w:date="2025-06-20T21:39:00Z">
            <w:rPr>
              <w:ins w:id="1432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44CCB76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433" w:author="Hitech" w:date="2025-06-20T21:39:00Z"/>
          <w:rFonts w:ascii="Cascadia Mono" w:hAnsi="Cascadia Mono" w:cs="Cascadia Mono"/>
          <w:color w:val="000000"/>
          <w:sz w:val="19"/>
          <w:szCs w:val="19"/>
          <w:lang w:val="en-US"/>
          <w:rPrChange w:id="1434" w:author="Hitech" w:date="2025-06-20T21:39:00Z">
            <w:rPr>
              <w:ins w:id="1435" w:author="Hitech" w:date="2025-06-20T21:39:00Z"/>
              <w:rFonts w:ascii="Cascadia Mono" w:hAnsi="Cascadia Mono" w:cs="Cascadia Mono"/>
              <w:color w:val="000000"/>
              <w:sz w:val="19"/>
              <w:szCs w:val="19"/>
            </w:rPr>
          </w:rPrChange>
        </w:rPr>
      </w:pPr>
      <w:ins w:id="1436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3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}</w:t>
        </w:r>
      </w:ins>
    </w:p>
    <w:p w14:paraId="0BFFCCE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438" w:author="Hitech" w:date="2025-06-20T21:39:00Z"/>
          <w:rFonts w:ascii="Cascadia Mono" w:hAnsi="Cascadia Mono" w:cs="Cascadia Mono"/>
          <w:color w:val="2B91AF"/>
          <w:sz w:val="19"/>
          <w:szCs w:val="19"/>
          <w:highlight w:val="white"/>
          <w:lang w:val="en-US"/>
          <w:rPrChange w:id="1439" w:author="Hitech" w:date="2025-06-20T21:39:00Z">
            <w:rPr>
              <w:ins w:id="1440" w:author="Hitech" w:date="2025-06-20T21:39:00Z"/>
              <w:rFonts w:ascii="Cascadia Mono" w:hAnsi="Cascadia Mono" w:cs="Cascadia Mono"/>
              <w:color w:val="2B91AF"/>
              <w:sz w:val="19"/>
              <w:szCs w:val="19"/>
              <w:highlight w:val="white"/>
            </w:rPr>
          </w:rPrChange>
        </w:rPr>
      </w:pPr>
      <w:ins w:id="1441" w:author="Hitech" w:date="2025-06-20T21:39:00Z"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44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class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4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1444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Department</w:t>
        </w:r>
      </w:ins>
    </w:p>
    <w:p w14:paraId="6F64815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445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446" w:author="Hitech" w:date="2025-06-20T21:39:00Z">
            <w:rPr>
              <w:ins w:id="1447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448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4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{</w:t>
        </w:r>
      </w:ins>
    </w:p>
    <w:p w14:paraId="7DC22AF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450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451" w:author="Hitech" w:date="2025-06-20T21:39:00Z">
            <w:rPr>
              <w:ins w:id="1452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453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5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45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private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5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457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5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name;</w:t>
        </w:r>
      </w:ins>
    </w:p>
    <w:p w14:paraId="1CF7091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459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460" w:author="Hitech" w:date="2025-06-20T21:39:00Z">
            <w:rPr>
              <w:ins w:id="1461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462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6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46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private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6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46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6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faculty;</w:t>
        </w:r>
      </w:ins>
    </w:p>
    <w:p w14:paraId="4C249C9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468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469" w:author="Hitech" w:date="2025-06-20T21:39:00Z">
            <w:rPr>
              <w:ins w:id="1470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471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7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473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private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7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47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7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phone;</w:t>
        </w:r>
      </w:ins>
    </w:p>
    <w:p w14:paraId="3397E92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477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478" w:author="Hitech" w:date="2025-06-20T21:39:00Z">
            <w:rPr>
              <w:ins w:id="1479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480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8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48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private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8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48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8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specialty;</w:t>
        </w:r>
      </w:ins>
    </w:p>
    <w:p w14:paraId="65D9568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486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487" w:author="Hitech" w:date="2025-06-20T21:39:00Z">
            <w:rPr>
              <w:ins w:id="1488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5DD8C06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489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490" w:author="Hitech" w:date="2025-06-20T21:39:00Z">
            <w:rPr>
              <w:ins w:id="1491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492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9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49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9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1496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Department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49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() { }</w:t>
        </w:r>
      </w:ins>
    </w:p>
    <w:p w14:paraId="5F59D69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498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499" w:author="Hitech" w:date="2025-06-20T21:39:00Z">
            <w:rPr>
              <w:ins w:id="1500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501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0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lastRenderedPageBreak/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03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0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0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0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Name {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07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get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0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name;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09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1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name =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11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value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1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 }</w:t>
        </w:r>
      </w:ins>
    </w:p>
    <w:p w14:paraId="148AD21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513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514" w:author="Hitech" w:date="2025-06-20T21:39:00Z">
            <w:rPr>
              <w:ins w:id="1515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516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1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1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1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2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2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Faculty {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2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get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2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faculty;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2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2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faculty =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2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value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2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 }</w:t>
        </w:r>
      </w:ins>
    </w:p>
    <w:p w14:paraId="2CA9ED9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528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529" w:author="Hitech" w:date="2025-06-20T21:39:00Z">
            <w:rPr>
              <w:ins w:id="1530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531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3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33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3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3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3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Phone {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37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get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3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phone;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39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4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phone =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41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value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4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 }</w:t>
        </w:r>
      </w:ins>
    </w:p>
    <w:p w14:paraId="0E0D30D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543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544" w:author="Hitech" w:date="2025-06-20T21:39:00Z">
            <w:rPr>
              <w:ins w:id="1545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546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4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4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4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5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5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Specialty {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5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get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5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specialty;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5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set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5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=&gt; specialty =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5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value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5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 }</w:t>
        </w:r>
      </w:ins>
    </w:p>
    <w:p w14:paraId="2B16B62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558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559" w:author="Hitech" w:date="2025-06-20T21:39:00Z">
            <w:rPr>
              <w:ins w:id="1560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2156525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561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562" w:author="Hitech" w:date="2025-06-20T21:39:00Z">
            <w:rPr>
              <w:ins w:id="1563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564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6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6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6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1568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Department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6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7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7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name,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7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7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faculty,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7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7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phone,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7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7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specialty)</w:t>
        </w:r>
      </w:ins>
    </w:p>
    <w:p w14:paraId="07A2274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578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579" w:author="Hitech" w:date="2025-06-20T21:39:00Z">
            <w:rPr>
              <w:ins w:id="1580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581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8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{</w:t>
        </w:r>
      </w:ins>
    </w:p>
    <w:p w14:paraId="72C9ADC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583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584" w:author="Hitech" w:date="2025-06-20T21:39:00Z">
            <w:rPr>
              <w:ins w:id="1585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586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8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8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this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8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.Name = name;</w:t>
        </w:r>
      </w:ins>
    </w:p>
    <w:p w14:paraId="3E1D779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590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591" w:author="Hitech" w:date="2025-06-20T21:39:00Z">
            <w:rPr>
              <w:ins w:id="1592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593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9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595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this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59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.Faculty = faculty;</w:t>
        </w:r>
      </w:ins>
    </w:p>
    <w:p w14:paraId="0B82189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597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598" w:author="Hitech" w:date="2025-06-20T21:39:00Z">
            <w:rPr>
              <w:ins w:id="1599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600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0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602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this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0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.Phone = phone;</w:t>
        </w:r>
      </w:ins>
    </w:p>
    <w:p w14:paraId="18F694A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604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605" w:author="Hitech" w:date="2025-06-20T21:39:00Z">
            <w:rPr>
              <w:ins w:id="1606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607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0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609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this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1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.Specialty = specialty;</w:t>
        </w:r>
      </w:ins>
    </w:p>
    <w:p w14:paraId="46B09F4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611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612" w:author="Hitech" w:date="2025-06-20T21:39:00Z">
            <w:rPr>
              <w:ins w:id="1613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614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1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}</w:t>
        </w:r>
      </w:ins>
    </w:p>
    <w:p w14:paraId="00DC63B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616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617" w:author="Hitech" w:date="2025-06-20T21:39:00Z">
            <w:rPr>
              <w:ins w:id="1618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619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2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621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2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623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static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2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1625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Department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2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FromFileString(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627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2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line)</w:t>
        </w:r>
      </w:ins>
    </w:p>
    <w:p w14:paraId="21EAC21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629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630" w:author="Hitech" w:date="2025-06-20T21:39:00Z">
            <w:rPr>
              <w:ins w:id="1631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632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3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{</w:t>
        </w:r>
      </w:ins>
    </w:p>
    <w:p w14:paraId="4624DF4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634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635" w:author="Hitech" w:date="2025-06-20T21:39:00Z">
            <w:rPr>
              <w:ins w:id="1636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637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3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639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if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4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641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4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.IsNullOrWhiteSpace(line))</w:t>
        </w:r>
      </w:ins>
    </w:p>
    <w:p w14:paraId="0F973E0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643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644" w:author="Hitech" w:date="2025-06-20T21:39:00Z">
            <w:rPr>
              <w:ins w:id="1645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646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4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64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4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65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null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5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3832E1B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652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653" w:author="Hitech" w:date="2025-06-20T21:39:00Z">
            <w:rPr>
              <w:ins w:id="1654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13090CA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655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656" w:author="Hitech" w:date="2025-06-20T21:39:00Z">
            <w:rPr>
              <w:ins w:id="1657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658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5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66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6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[] parts = line.Split(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1662" w:author="Hitech" w:date="2025-06-20T21:39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';'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6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);</w:t>
        </w:r>
      </w:ins>
    </w:p>
    <w:p w14:paraId="5D375C3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664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665" w:author="Hitech" w:date="2025-06-20T21:39:00Z">
            <w:rPr>
              <w:ins w:id="1666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667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6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669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if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7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(parts.Length != 3)</w:t>
        </w:r>
      </w:ins>
    </w:p>
    <w:p w14:paraId="2FD9023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671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672" w:author="Hitech" w:date="2025-06-20T21:39:00Z">
            <w:rPr>
              <w:ins w:id="1673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674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7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67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7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67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null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7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333600B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680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681" w:author="Hitech" w:date="2025-06-20T21:39:00Z">
            <w:rPr>
              <w:ins w:id="1682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39C57FE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683" w:author="Hitech" w:date="2025-06-20T21:39:00Z"/>
          <w:rFonts w:ascii="Cascadia Mono" w:hAnsi="Cascadia Mono" w:cs="Cascadia Mono"/>
          <w:color w:val="2B91AF"/>
          <w:sz w:val="19"/>
          <w:szCs w:val="19"/>
          <w:highlight w:val="white"/>
          <w:lang w:val="en-US"/>
          <w:rPrChange w:id="1684" w:author="Hitech" w:date="2025-06-20T21:39:00Z">
            <w:rPr>
              <w:ins w:id="1685" w:author="Hitech" w:date="2025-06-20T21:39:00Z"/>
              <w:rFonts w:ascii="Cascadia Mono" w:hAnsi="Cascadia Mono" w:cs="Cascadia Mono"/>
              <w:color w:val="2B91AF"/>
              <w:sz w:val="19"/>
              <w:szCs w:val="19"/>
              <w:highlight w:val="white"/>
            </w:rPr>
          </w:rPrChange>
        </w:rPr>
      </w:pPr>
      <w:ins w:id="1686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8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68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8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69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new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9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1692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Department</w:t>
        </w:r>
      </w:ins>
    </w:p>
    <w:p w14:paraId="68C8DFE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693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694" w:author="Hitech" w:date="2025-06-20T21:39:00Z">
            <w:rPr>
              <w:ins w:id="1695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696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69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{</w:t>
        </w:r>
      </w:ins>
    </w:p>
    <w:p w14:paraId="7D42FEC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698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699" w:author="Hitech" w:date="2025-06-20T21:39:00Z">
            <w:rPr>
              <w:ins w:id="1700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701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0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Specialty = parts[0],</w:t>
        </w:r>
      </w:ins>
    </w:p>
    <w:p w14:paraId="0E351248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703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1704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0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Name = parts[1],</w:t>
        </w:r>
      </w:ins>
    </w:p>
    <w:p w14:paraId="250AFC8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706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707" w:author="Hitech" w:date="2025-06-20T21:39:00Z">
            <w:rPr>
              <w:ins w:id="1708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709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1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Faculty = parts[2],</w:t>
        </w:r>
      </w:ins>
    </w:p>
    <w:p w14:paraId="318736A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711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712" w:author="Hitech" w:date="2025-06-20T21:39:00Z">
            <w:rPr>
              <w:ins w:id="1713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714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1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Phone = parts[3]</w:t>
        </w:r>
      </w:ins>
    </w:p>
    <w:p w14:paraId="2B48ED4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716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717" w:author="Hitech" w:date="2025-06-20T21:39:00Z">
            <w:rPr>
              <w:ins w:id="1718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719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2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};</w:t>
        </w:r>
      </w:ins>
    </w:p>
    <w:p w14:paraId="27C293C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721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722" w:author="Hitech" w:date="2025-06-20T21:39:00Z">
            <w:rPr>
              <w:ins w:id="1723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724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2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}</w:t>
        </w:r>
      </w:ins>
    </w:p>
    <w:p w14:paraId="6EAB355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726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727" w:author="Hitech" w:date="2025-06-20T21:39:00Z">
            <w:rPr>
              <w:ins w:id="1728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392A4FD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729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730" w:author="Hitech" w:date="2025-06-20T21:39:00Z">
            <w:rPr>
              <w:ins w:id="1731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732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3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734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3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736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3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ToFileString()</w:t>
        </w:r>
      </w:ins>
    </w:p>
    <w:p w14:paraId="2745505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738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739" w:author="Hitech" w:date="2025-06-20T21:39:00Z">
            <w:rPr>
              <w:ins w:id="1740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741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4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{</w:t>
        </w:r>
      </w:ins>
    </w:p>
    <w:p w14:paraId="292892D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743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744" w:author="Hitech" w:date="2025-06-20T21:39:00Z">
            <w:rPr>
              <w:ins w:id="1745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746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4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74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4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1750" w:author="Hitech" w:date="2025-06-20T21:39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$"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5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{Phone}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1752" w:author="Hitech" w:date="2025-06-20T21:39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;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5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{Name}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1754" w:author="Hitech" w:date="2025-06-20T21:39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;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5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{Faculty}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1756" w:author="Hitech" w:date="2025-06-20T21:39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;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5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{Specialty}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1758" w:author="Hitech" w:date="2025-06-20T21:39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5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14953B0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760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761" w:author="Hitech" w:date="2025-06-20T21:39:00Z">
            <w:rPr>
              <w:ins w:id="1762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763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6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}</w:t>
        </w:r>
      </w:ins>
    </w:p>
    <w:p w14:paraId="3C05A8D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765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766" w:author="Hitech" w:date="2025-06-20T21:39:00Z">
            <w:rPr>
              <w:ins w:id="1767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</w:p>
    <w:p w14:paraId="402A6C1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768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769" w:author="Hitech" w:date="2025-06-20T21:39:00Z">
            <w:rPr>
              <w:ins w:id="1770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771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7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773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internal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74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1775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Department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76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FromString(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777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7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data,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779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char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8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delimiter)</w:t>
        </w:r>
      </w:ins>
    </w:p>
    <w:p w14:paraId="3682569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781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782" w:author="Hitech" w:date="2025-06-20T21:39:00Z">
            <w:rPr>
              <w:ins w:id="1783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784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85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{</w:t>
        </w:r>
      </w:ins>
    </w:p>
    <w:p w14:paraId="4141F38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786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787" w:author="Hitech" w:date="2025-06-20T21:39:00Z">
            <w:rPr>
              <w:ins w:id="1788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789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90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791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var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92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arrayData = data.Split(delimiter);</w:t>
        </w:r>
      </w:ins>
    </w:p>
    <w:p w14:paraId="1A28F6E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793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794" w:author="Hitech" w:date="2025-06-20T21:39:00Z">
            <w:rPr>
              <w:ins w:id="1795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796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97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798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799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1800" w:author="Hitech" w:date="2025-06-20T21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new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801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1802" w:author="Hitech" w:date="2025-06-20T21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Department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80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()</w:t>
        </w:r>
      </w:ins>
    </w:p>
    <w:p w14:paraId="3095133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04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805" w:author="Hitech" w:date="2025-06-20T21:39:00Z">
            <w:rPr>
              <w:ins w:id="1806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807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80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{</w:t>
        </w:r>
      </w:ins>
    </w:p>
    <w:p w14:paraId="620E5B1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09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810" w:author="Hitech" w:date="2025-06-20T21:39:00Z">
            <w:rPr>
              <w:ins w:id="1811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812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81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Specialty = arrayData[0],</w:t>
        </w:r>
      </w:ins>
    </w:p>
    <w:p w14:paraId="5BC9CA8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14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815" w:author="Hitech" w:date="2025-06-20T21:39:00Z">
            <w:rPr>
              <w:ins w:id="1816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817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81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Name = arrayData[1],</w:t>
        </w:r>
      </w:ins>
    </w:p>
    <w:p w14:paraId="676BDEA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19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820" w:author="Hitech" w:date="2025-06-20T21:39:00Z">
            <w:rPr>
              <w:ins w:id="1821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822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82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Faculty = arrayData[2],</w:t>
        </w:r>
      </w:ins>
    </w:p>
    <w:p w14:paraId="3049BAA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24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825" w:author="Hitech" w:date="2025-06-20T21:39:00Z">
            <w:rPr>
              <w:ins w:id="1826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827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82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Phone = arrayData[3]</w:t>
        </w:r>
      </w:ins>
    </w:p>
    <w:p w14:paraId="178AA0E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29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830" w:author="Hitech" w:date="2025-06-20T21:39:00Z">
            <w:rPr>
              <w:ins w:id="1831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832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83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};</w:t>
        </w:r>
      </w:ins>
    </w:p>
    <w:p w14:paraId="3C4B06D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34" w:author="Hitech" w:date="2025-06-20T21:39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1835" w:author="Hitech" w:date="2025-06-20T21:39:00Z">
            <w:rPr>
              <w:ins w:id="1836" w:author="Hitech" w:date="2025-06-20T21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837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838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}</w:t>
        </w:r>
      </w:ins>
    </w:p>
    <w:p w14:paraId="6E1E9C6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39" w:author="Hitech" w:date="2025-06-20T21:39:00Z"/>
          <w:rFonts w:ascii="Cascadia Mono" w:hAnsi="Cascadia Mono" w:cs="Cascadia Mono"/>
          <w:color w:val="000000"/>
          <w:sz w:val="19"/>
          <w:szCs w:val="19"/>
          <w:lang w:val="en-US"/>
          <w:rPrChange w:id="1840" w:author="Hitech" w:date="2025-06-20T21:39:00Z">
            <w:rPr>
              <w:ins w:id="1841" w:author="Hitech" w:date="2025-06-20T21:39:00Z"/>
              <w:rFonts w:ascii="Cascadia Mono" w:hAnsi="Cascadia Mono" w:cs="Cascadia Mono"/>
              <w:color w:val="000000"/>
              <w:sz w:val="19"/>
              <w:szCs w:val="19"/>
            </w:rPr>
          </w:rPrChange>
        </w:rPr>
      </w:pPr>
      <w:ins w:id="1842" w:author="Hitech" w:date="2025-06-20T21:39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1843" w:author="Hitech" w:date="2025-06-20T21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}</w:t>
        </w:r>
      </w:ins>
    </w:p>
    <w:p w14:paraId="5E77310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4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84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class Metodist</w:t>
        </w:r>
      </w:ins>
    </w:p>
    <w:p w14:paraId="1D9FE2D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4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84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{</w:t>
        </w:r>
      </w:ins>
    </w:p>
    <w:p w14:paraId="19CED03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4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84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static List&lt;Specialty&gt; specialties = new List&lt;Specialty&gt;();</w:t>
        </w:r>
      </w:ins>
    </w:p>
    <w:p w14:paraId="2E15991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5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85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static List&lt;Department&gt; departments = new List&lt;Department&gt;();</w:t>
        </w:r>
      </w:ins>
    </w:p>
    <w:p w14:paraId="0D9F683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5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85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static List&lt;Discipline&gt; disciplines = new List&lt;Discipline&gt;();</w:t>
        </w:r>
      </w:ins>
    </w:p>
    <w:p w14:paraId="376DE3C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5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0DC8A61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5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85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static string specialtyFile = "specialties.txt";</w:t>
        </w:r>
      </w:ins>
    </w:p>
    <w:p w14:paraId="65993EF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5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85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static string departmentFile = "departments.txt";</w:t>
        </w:r>
      </w:ins>
    </w:p>
    <w:p w14:paraId="4311457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5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86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static string disciplineFile = "disciplines.txt";</w:t>
        </w:r>
      </w:ins>
    </w:p>
    <w:p w14:paraId="08A21DB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6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86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public void AddSpecialty()</w:t>
        </w:r>
      </w:ins>
    </w:p>
    <w:p w14:paraId="4E5A3C7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6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86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{</w:t>
        </w:r>
      </w:ins>
    </w:p>
    <w:p w14:paraId="76CE4BF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6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86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Specialty s = new Specialty();</w:t>
        </w:r>
      </w:ins>
    </w:p>
    <w:p w14:paraId="6344248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67" w:author="Hitech" w:date="2025-06-20T21:39:00Z"/>
          <w:rFonts w:ascii="Consolas" w:hAnsi="Consolas" w:cs="Consolas"/>
          <w:color w:val="0000FF"/>
          <w:sz w:val="19"/>
          <w:szCs w:val="19"/>
          <w:rPrChange w:id="1868" w:author="Hitech" w:date="2025-06-20T21:39:00Z">
            <w:rPr>
              <w:ins w:id="1869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187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1871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.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Write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1872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("Введите код (ключ) специальности: ");</w:t>
        </w:r>
      </w:ins>
    </w:p>
    <w:p w14:paraId="483B4AD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7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87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1875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s.Code = Console.ReadLine();</w:t>
        </w:r>
      </w:ins>
    </w:p>
    <w:p w14:paraId="25B3834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7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87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Console.Write("Введите название: ");</w:t>
        </w:r>
      </w:ins>
    </w:p>
    <w:p w14:paraId="72C0452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7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87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s.Name = Console.ReadLine();</w:t>
        </w:r>
      </w:ins>
    </w:p>
    <w:p w14:paraId="552B08B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8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88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Console.Write("Введите специальность: ");</w:t>
        </w:r>
      </w:ins>
    </w:p>
    <w:p w14:paraId="6EFA635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8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88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s.SpecName = Console.ReadLine();</w:t>
        </w:r>
      </w:ins>
    </w:p>
    <w:p w14:paraId="16C2F5E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8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88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lastRenderedPageBreak/>
          <w:t xml:space="preserve">        Console.Write("Введите форму обучения: ");</w:t>
        </w:r>
      </w:ins>
    </w:p>
    <w:p w14:paraId="50604FF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8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88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s.Form = Console.ReadLine();</w:t>
        </w:r>
      </w:ins>
    </w:p>
    <w:p w14:paraId="19E9C28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8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88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specialties.Add(s);</w:t>
        </w:r>
      </w:ins>
    </w:p>
    <w:p w14:paraId="37D792A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9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89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Console.WriteLine("Специальность добавлена.");</w:t>
        </w:r>
      </w:ins>
    </w:p>
    <w:p w14:paraId="6422B91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9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89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}</w:t>
        </w:r>
      </w:ins>
    </w:p>
    <w:p w14:paraId="23234A5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9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1BE80B8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9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89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public void DeleteSpecialty()</w:t>
        </w:r>
      </w:ins>
    </w:p>
    <w:p w14:paraId="300E1F2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897" w:author="Hitech" w:date="2025-06-20T21:39:00Z"/>
          <w:rFonts w:ascii="Consolas" w:hAnsi="Consolas" w:cs="Consolas"/>
          <w:color w:val="0000FF"/>
          <w:sz w:val="19"/>
          <w:szCs w:val="19"/>
          <w:rPrChange w:id="1898" w:author="Hitech" w:date="2025-06-20T21:39:00Z">
            <w:rPr>
              <w:ins w:id="1899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190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1901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{</w:t>
        </w:r>
      </w:ins>
    </w:p>
    <w:p w14:paraId="28CE7D2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02" w:author="Hitech" w:date="2025-06-20T21:39:00Z"/>
          <w:rFonts w:ascii="Consolas" w:hAnsi="Consolas" w:cs="Consolas"/>
          <w:color w:val="0000FF"/>
          <w:sz w:val="19"/>
          <w:szCs w:val="19"/>
          <w:rPrChange w:id="1903" w:author="Hitech" w:date="2025-06-20T21:39:00Z">
            <w:rPr>
              <w:ins w:id="1904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190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1906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Console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1907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.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Write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1908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("Введите код специальности для удаления: ");</w:t>
        </w:r>
      </w:ins>
    </w:p>
    <w:p w14:paraId="14A4146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0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1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1911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string code = Console.ReadLine();</w:t>
        </w:r>
      </w:ins>
    </w:p>
    <w:p w14:paraId="75AFF8C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1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1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for (int i = 0; i &lt; specialties.Count; i++)</w:t>
        </w:r>
      </w:ins>
    </w:p>
    <w:p w14:paraId="7AE7D51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1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1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2AE5C0D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1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1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if (specialties[i].Code == code)</w:t>
        </w:r>
      </w:ins>
    </w:p>
    <w:p w14:paraId="4B2500C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1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1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{</w:t>
        </w:r>
      </w:ins>
    </w:p>
    <w:p w14:paraId="659CB7D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2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2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specialties.RemoveAt(i);</w:t>
        </w:r>
      </w:ins>
    </w:p>
    <w:p w14:paraId="4845F7F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2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2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Console.WriteLine("Специальность удалена.");</w:t>
        </w:r>
      </w:ins>
    </w:p>
    <w:p w14:paraId="3F45B8E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24" w:author="Hitech" w:date="2025-06-20T21:39:00Z"/>
          <w:rFonts w:ascii="Consolas" w:hAnsi="Consolas" w:cs="Consolas"/>
          <w:color w:val="0000FF"/>
          <w:sz w:val="19"/>
          <w:szCs w:val="19"/>
          <w:rPrChange w:id="1925" w:author="Hitech" w:date="2025-06-20T21:39:00Z">
            <w:rPr>
              <w:ins w:id="1926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192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return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1928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;</w:t>
        </w:r>
      </w:ins>
    </w:p>
    <w:p w14:paraId="70D38CB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29" w:author="Hitech" w:date="2025-06-20T21:39:00Z"/>
          <w:rFonts w:ascii="Consolas" w:hAnsi="Consolas" w:cs="Consolas"/>
          <w:color w:val="0000FF"/>
          <w:sz w:val="19"/>
          <w:szCs w:val="19"/>
          <w:rPrChange w:id="1930" w:author="Hitech" w:date="2025-06-20T21:39:00Z">
            <w:rPr>
              <w:ins w:id="1931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193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1933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    }</w:t>
        </w:r>
      </w:ins>
    </w:p>
    <w:p w14:paraId="7ECB6DE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34" w:author="Hitech" w:date="2025-06-20T21:39:00Z"/>
          <w:rFonts w:ascii="Consolas" w:hAnsi="Consolas" w:cs="Consolas"/>
          <w:color w:val="0000FF"/>
          <w:sz w:val="19"/>
          <w:szCs w:val="19"/>
          <w:rPrChange w:id="1935" w:author="Hitech" w:date="2025-06-20T21:39:00Z">
            <w:rPr>
              <w:ins w:id="1936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193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1938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}</w:t>
        </w:r>
      </w:ins>
    </w:p>
    <w:p w14:paraId="5D43193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39" w:author="Hitech" w:date="2025-06-20T21:39:00Z"/>
          <w:rFonts w:ascii="Consolas" w:hAnsi="Consolas" w:cs="Consolas"/>
          <w:color w:val="0000FF"/>
          <w:sz w:val="19"/>
          <w:szCs w:val="19"/>
          <w:rPrChange w:id="1940" w:author="Hitech" w:date="2025-06-20T21:39:00Z">
            <w:rPr>
              <w:ins w:id="1941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194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1943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Console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1944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.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WriteLine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1945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("Специальность не найдена.");</w:t>
        </w:r>
      </w:ins>
    </w:p>
    <w:p w14:paraId="722A5F8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4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4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1948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}</w:t>
        </w:r>
      </w:ins>
    </w:p>
    <w:p w14:paraId="5E9F285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4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1ADA6B7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5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5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public void AddDepartment()</w:t>
        </w:r>
      </w:ins>
    </w:p>
    <w:p w14:paraId="485A7FD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5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5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{</w:t>
        </w:r>
      </w:ins>
    </w:p>
    <w:p w14:paraId="52E818E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5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5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Department d = new Department();</w:t>
        </w:r>
      </w:ins>
    </w:p>
    <w:p w14:paraId="2D0F302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56" w:author="Hitech" w:date="2025-06-20T21:39:00Z"/>
          <w:rFonts w:ascii="Consolas" w:hAnsi="Consolas" w:cs="Consolas"/>
          <w:color w:val="0000FF"/>
          <w:sz w:val="19"/>
          <w:szCs w:val="19"/>
          <w:rPrChange w:id="1957" w:author="Hitech" w:date="2025-06-20T21:39:00Z">
            <w:rPr>
              <w:ins w:id="1958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195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1960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.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Write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1961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("Введите название кафедры: ");</w:t>
        </w:r>
      </w:ins>
    </w:p>
    <w:p w14:paraId="3AB8104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6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6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1964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d.Name = Console.ReadLine();</w:t>
        </w:r>
      </w:ins>
    </w:p>
    <w:p w14:paraId="42555D2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6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6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Console.Write("Введите факультет: ");</w:t>
        </w:r>
      </w:ins>
    </w:p>
    <w:p w14:paraId="5FE316C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6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6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d.Faculty = Console.ReadLine();</w:t>
        </w:r>
      </w:ins>
    </w:p>
    <w:p w14:paraId="25ECBA7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6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7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Console.Write("Введите телефон: ");</w:t>
        </w:r>
      </w:ins>
    </w:p>
    <w:p w14:paraId="05B929B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7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7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d.Phone = Console.ReadLine();</w:t>
        </w:r>
      </w:ins>
    </w:p>
    <w:p w14:paraId="2B83035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7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7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Console.Write("Введите код специальности: ");</w:t>
        </w:r>
      </w:ins>
    </w:p>
    <w:p w14:paraId="5C23E59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7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7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d.Specialty = Console.ReadLine();</w:t>
        </w:r>
      </w:ins>
    </w:p>
    <w:p w14:paraId="682C9D0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7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7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departments.Add(d);</w:t>
        </w:r>
      </w:ins>
    </w:p>
    <w:p w14:paraId="12915CC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7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8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Console.WriteLine("Кафедра добавлена.");</w:t>
        </w:r>
      </w:ins>
    </w:p>
    <w:p w14:paraId="6DA1177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8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8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}</w:t>
        </w:r>
      </w:ins>
    </w:p>
    <w:p w14:paraId="580DC33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8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2305E0A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8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8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public void AddDiscipline()</w:t>
        </w:r>
      </w:ins>
    </w:p>
    <w:p w14:paraId="3387525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8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8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{</w:t>
        </w:r>
      </w:ins>
    </w:p>
    <w:p w14:paraId="696D880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8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8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Discipline d = new Discipline();</w:t>
        </w:r>
      </w:ins>
    </w:p>
    <w:p w14:paraId="2A083A8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9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9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Console.Write("Введите название дисциплины: ");</w:t>
        </w:r>
      </w:ins>
    </w:p>
    <w:p w14:paraId="18BA198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9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9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d.Name = Console.ReadLine();</w:t>
        </w:r>
      </w:ins>
    </w:p>
    <w:p w14:paraId="3672D4C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9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9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Console.Write("Введите семестр: ");</w:t>
        </w:r>
      </w:ins>
    </w:p>
    <w:p w14:paraId="6E5A4DC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9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9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d.Semester = Console.ReadLine();</w:t>
        </w:r>
      </w:ins>
    </w:p>
    <w:p w14:paraId="1966C9E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199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199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Console.Write("Введите код специальности: ");</w:t>
        </w:r>
      </w:ins>
    </w:p>
    <w:p w14:paraId="175D3BA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0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0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d.SpecialtyCode = Console.ReadLine();</w:t>
        </w:r>
      </w:ins>
    </w:p>
    <w:p w14:paraId="6EC726A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0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6921AC9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0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0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d.Hours = new int[3];</w:t>
        </w:r>
      </w:ins>
    </w:p>
    <w:p w14:paraId="4BE7801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05" w:author="Hitech" w:date="2025-06-20T21:39:00Z"/>
          <w:rFonts w:ascii="Consolas" w:hAnsi="Consolas" w:cs="Consolas"/>
          <w:color w:val="0000FF"/>
          <w:sz w:val="19"/>
          <w:szCs w:val="19"/>
          <w:rPrChange w:id="2006" w:author="Hitech" w:date="2025-06-20T21:39:00Z">
            <w:rPr>
              <w:ins w:id="2007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200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009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.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Write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010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("Введите часы лекций: ");</w:t>
        </w:r>
      </w:ins>
    </w:p>
    <w:p w14:paraId="0B2AAF2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1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1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2013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d.Hours[0] = int.Parse(Console.ReadLine());</w:t>
        </w:r>
      </w:ins>
    </w:p>
    <w:p w14:paraId="7F8E441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14" w:author="Hitech" w:date="2025-06-20T21:39:00Z"/>
          <w:rFonts w:ascii="Consolas" w:hAnsi="Consolas" w:cs="Consolas"/>
          <w:color w:val="0000FF"/>
          <w:sz w:val="19"/>
          <w:szCs w:val="19"/>
          <w:rPrChange w:id="2015" w:author="Hitech" w:date="2025-06-20T21:39:00Z">
            <w:rPr>
              <w:ins w:id="2016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201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018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.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Write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019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("Введите часы семинаров: ");</w:t>
        </w:r>
      </w:ins>
    </w:p>
    <w:p w14:paraId="0FD7B0F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2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2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2022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d.Hours[1] = int.Parse(Console.ReadLine());</w:t>
        </w:r>
      </w:ins>
    </w:p>
    <w:p w14:paraId="60AC3EE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23" w:author="Hitech" w:date="2025-06-20T21:39:00Z"/>
          <w:rFonts w:ascii="Consolas" w:hAnsi="Consolas" w:cs="Consolas"/>
          <w:color w:val="0000FF"/>
          <w:sz w:val="19"/>
          <w:szCs w:val="19"/>
          <w:rPrChange w:id="2024" w:author="Hitech" w:date="2025-06-20T21:39:00Z">
            <w:rPr>
              <w:ins w:id="2025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202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027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.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Write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028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("Введите часы лабораторных: ");</w:t>
        </w:r>
      </w:ins>
    </w:p>
    <w:p w14:paraId="4AF621F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2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3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2031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d.Hours[2] = int.Parse(Console.ReadLine());</w:t>
        </w:r>
      </w:ins>
    </w:p>
    <w:p w14:paraId="5F812EA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3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79E8CD6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33" w:author="Hitech" w:date="2025-06-20T21:39:00Z"/>
          <w:rFonts w:ascii="Consolas" w:hAnsi="Consolas" w:cs="Consolas"/>
          <w:color w:val="0000FF"/>
          <w:sz w:val="19"/>
          <w:szCs w:val="19"/>
          <w:rPrChange w:id="2034" w:author="Hitech" w:date="2025-06-20T21:39:00Z">
            <w:rPr>
              <w:ins w:id="2035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203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037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.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Write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038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("Введите форму отчетности (зачет/экзамен/курсовая): ");</w:t>
        </w:r>
      </w:ins>
    </w:p>
    <w:p w14:paraId="731C125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3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4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2041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d.Report = Console.ReadLine();</w:t>
        </w:r>
      </w:ins>
    </w:p>
    <w:p w14:paraId="16F7DF6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4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3E41755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4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4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disciplines.Add(d);</w:t>
        </w:r>
      </w:ins>
    </w:p>
    <w:p w14:paraId="7040448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4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4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Console.WriteLine("Дисциплина добавлена.");</w:t>
        </w:r>
      </w:ins>
    </w:p>
    <w:p w14:paraId="6C92D84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4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4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}</w:t>
        </w:r>
      </w:ins>
    </w:p>
    <w:p w14:paraId="587FC36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4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3879303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5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5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public void GetDisciplinesBySpecialty()</w:t>
        </w:r>
      </w:ins>
    </w:p>
    <w:p w14:paraId="1C3CC03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52" w:author="Hitech" w:date="2025-06-20T21:39:00Z"/>
          <w:rFonts w:ascii="Consolas" w:hAnsi="Consolas" w:cs="Consolas"/>
          <w:color w:val="0000FF"/>
          <w:sz w:val="19"/>
          <w:szCs w:val="19"/>
          <w:rPrChange w:id="2053" w:author="Hitech" w:date="2025-06-20T21:39:00Z">
            <w:rPr>
              <w:ins w:id="2054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205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056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{</w:t>
        </w:r>
      </w:ins>
    </w:p>
    <w:p w14:paraId="61A619C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57" w:author="Hitech" w:date="2025-06-20T21:39:00Z"/>
          <w:rFonts w:ascii="Consolas" w:hAnsi="Consolas" w:cs="Consolas"/>
          <w:color w:val="0000FF"/>
          <w:sz w:val="19"/>
          <w:szCs w:val="19"/>
          <w:rPrChange w:id="2058" w:author="Hitech" w:date="2025-06-20T21:39:00Z">
            <w:rPr>
              <w:ins w:id="2059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206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2061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lastRenderedPageBreak/>
          <w:t xml:space="preserve">    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Console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062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.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Write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063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("Введите код специальности: ");</w:t>
        </w:r>
      </w:ins>
    </w:p>
    <w:p w14:paraId="3C38ACE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6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6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2066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string code = Console.ReadLine();</w:t>
        </w:r>
      </w:ins>
    </w:p>
    <w:p w14:paraId="654F100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6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6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for (int i = 0; i &lt; disciplines.Count; i++)</w:t>
        </w:r>
      </w:ins>
    </w:p>
    <w:p w14:paraId="2527007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6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7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644A7F5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7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7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if (disciplines[i].SpecialtyCode == code)</w:t>
        </w:r>
      </w:ins>
    </w:p>
    <w:p w14:paraId="19052FB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7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7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{</w:t>
        </w:r>
      </w:ins>
    </w:p>
    <w:p w14:paraId="7703340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7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7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Console.WriteLine("Дисциплина: " + disciplines[i].Name);</w:t>
        </w:r>
      </w:ins>
    </w:p>
    <w:p w14:paraId="50F0AAA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7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7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}</w:t>
        </w:r>
      </w:ins>
    </w:p>
    <w:p w14:paraId="3BCF403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7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8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}</w:t>
        </w:r>
      </w:ins>
    </w:p>
    <w:p w14:paraId="18DED09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8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8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}</w:t>
        </w:r>
      </w:ins>
    </w:p>
    <w:p w14:paraId="36F46E6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8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5A3BEE1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8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8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public void GetLabHoursBySpecialty()</w:t>
        </w:r>
      </w:ins>
    </w:p>
    <w:p w14:paraId="482A84B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8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8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{</w:t>
        </w:r>
      </w:ins>
    </w:p>
    <w:p w14:paraId="2231FA1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8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8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Console.Write("Введите код специальности: ");</w:t>
        </w:r>
      </w:ins>
    </w:p>
    <w:p w14:paraId="7254BC4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9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9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string code = Console.ReadLine();</w:t>
        </w:r>
      </w:ins>
    </w:p>
    <w:p w14:paraId="37C864F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9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9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int sum = 0;</w:t>
        </w:r>
      </w:ins>
    </w:p>
    <w:p w14:paraId="1DD5F16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9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9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for (int i = 0; i &lt; disciplines.Count; i++)</w:t>
        </w:r>
      </w:ins>
    </w:p>
    <w:p w14:paraId="339BEE6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9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9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0016301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09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09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if (disciplines[i].SpecialtyCode == code)</w:t>
        </w:r>
      </w:ins>
    </w:p>
    <w:p w14:paraId="6E4015E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0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0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{</w:t>
        </w:r>
      </w:ins>
    </w:p>
    <w:p w14:paraId="2B94610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0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0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sum = sum + disciplines[i].Hours[2];</w:t>
        </w:r>
      </w:ins>
    </w:p>
    <w:p w14:paraId="765B66F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0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0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}</w:t>
        </w:r>
      </w:ins>
    </w:p>
    <w:p w14:paraId="2B8A039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0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0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}</w:t>
        </w:r>
      </w:ins>
    </w:p>
    <w:p w14:paraId="68B9C83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0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0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Console.WriteLine("Сумма лабораторных часов: " + sum);</w:t>
        </w:r>
      </w:ins>
    </w:p>
    <w:p w14:paraId="3A42136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1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1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}</w:t>
        </w:r>
      </w:ins>
    </w:p>
    <w:p w14:paraId="13EF768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1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64A36C5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1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1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public void SemNagr()</w:t>
        </w:r>
      </w:ins>
    </w:p>
    <w:p w14:paraId="6C80282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1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1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{</w:t>
        </w:r>
      </w:ins>
    </w:p>
    <w:p w14:paraId="0B909B1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1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1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Console.Write("Введите код специальности: ");</w:t>
        </w:r>
      </w:ins>
    </w:p>
    <w:p w14:paraId="459A62D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1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2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string code = Console.ReadLine();</w:t>
        </w:r>
      </w:ins>
    </w:p>
    <w:p w14:paraId="4ECF001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2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2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bool found = false;</w:t>
        </w:r>
      </w:ins>
    </w:p>
    <w:p w14:paraId="7643435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2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2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for (int i = 0; i &lt; departments.Count; i++)</w:t>
        </w:r>
      </w:ins>
    </w:p>
    <w:p w14:paraId="0D7BBB1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2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2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5EC57B0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2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2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if (departments[i].Specialty == code)</w:t>
        </w:r>
      </w:ins>
    </w:p>
    <w:p w14:paraId="590DD0A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2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3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{</w:t>
        </w:r>
      </w:ins>
    </w:p>
    <w:p w14:paraId="020A5BF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3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3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int sum = 0;</w:t>
        </w:r>
      </w:ins>
    </w:p>
    <w:p w14:paraId="6277605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3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3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for (int j = 0; j &lt; disciplines.Count; j++)</w:t>
        </w:r>
      </w:ins>
    </w:p>
    <w:p w14:paraId="18B786E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3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3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{</w:t>
        </w:r>
      </w:ins>
    </w:p>
    <w:p w14:paraId="53BF3D9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3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3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    if (disciplines[j].SpecialtyCode == code)</w:t>
        </w:r>
      </w:ins>
    </w:p>
    <w:p w14:paraId="6AAA6C0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3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4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    {</w:t>
        </w:r>
      </w:ins>
    </w:p>
    <w:p w14:paraId="26FEF56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4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4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        sum = sum + disciplines[j].Hours[0] + disciplines[j].Hours[1] + disciplines[j].Hours[2];</w:t>
        </w:r>
      </w:ins>
    </w:p>
    <w:p w14:paraId="1E1A28D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4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4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    }</w:t>
        </w:r>
      </w:ins>
    </w:p>
    <w:p w14:paraId="6C9EB76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4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4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}</w:t>
        </w:r>
      </w:ins>
    </w:p>
    <w:p w14:paraId="1FEF7DD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4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4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Console.WriteLine("Кафедра: " + departments[i].Name);</w:t>
        </w:r>
      </w:ins>
    </w:p>
    <w:p w14:paraId="41BC094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4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5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Console.WriteLine("Факультет: " + departments[i].Faculty);</w:t>
        </w:r>
      </w:ins>
    </w:p>
    <w:p w14:paraId="65BDF1D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5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5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Console.WriteLine("Семестровая нагрузка: " + sum + " часов");</w:t>
        </w:r>
      </w:ins>
    </w:p>
    <w:p w14:paraId="42F4A72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5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5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found = true;</w:t>
        </w:r>
      </w:ins>
    </w:p>
    <w:p w14:paraId="3EBCF39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5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5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}</w:t>
        </w:r>
      </w:ins>
    </w:p>
    <w:p w14:paraId="71D97D5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5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5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}</w:t>
        </w:r>
      </w:ins>
    </w:p>
    <w:p w14:paraId="3FAB114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5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6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if (!found) Console.WriteLine("Кафедра не найдена.");</w:t>
        </w:r>
      </w:ins>
    </w:p>
    <w:p w14:paraId="20C2CF8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6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6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}</w:t>
        </w:r>
      </w:ins>
    </w:p>
    <w:p w14:paraId="6C9F1AE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6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2ED7A24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6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6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public void GetDisciplinesByDepartment()</w:t>
        </w:r>
      </w:ins>
    </w:p>
    <w:p w14:paraId="2179449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6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6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{</w:t>
        </w:r>
      </w:ins>
    </w:p>
    <w:p w14:paraId="4449945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6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6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Console.Write("Введите название кафедры: ");</w:t>
        </w:r>
      </w:ins>
    </w:p>
    <w:p w14:paraId="55CDE4D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7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7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string name = Console.ReadLine().Trim().ToLower();</w:t>
        </w:r>
      </w:ins>
    </w:p>
    <w:p w14:paraId="56D0EE4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7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2851583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7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7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string spec = "";</w:t>
        </w:r>
      </w:ins>
    </w:p>
    <w:p w14:paraId="53B2ABB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7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7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bool found = false;</w:t>
        </w:r>
      </w:ins>
    </w:p>
    <w:p w14:paraId="08738FD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7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5461C93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7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7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for (int i = 0; i &lt; departments.Count; i++)</w:t>
        </w:r>
      </w:ins>
    </w:p>
    <w:p w14:paraId="467190A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8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8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0DC76E0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8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8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if (departments[i].Name.Trim().ToLower() == name)</w:t>
        </w:r>
      </w:ins>
    </w:p>
    <w:p w14:paraId="36D4B2B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8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8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lastRenderedPageBreak/>
          <w:t xml:space="preserve">            {</w:t>
        </w:r>
      </w:ins>
    </w:p>
    <w:p w14:paraId="18D9352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8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8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spec = departments[i].Specialty;</w:t>
        </w:r>
      </w:ins>
    </w:p>
    <w:p w14:paraId="5FD9F49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8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18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found = true;</w:t>
        </w:r>
      </w:ins>
    </w:p>
    <w:p w14:paraId="4789E8C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90" w:author="Hitech" w:date="2025-06-20T21:39:00Z"/>
          <w:rFonts w:ascii="Consolas" w:hAnsi="Consolas" w:cs="Consolas"/>
          <w:color w:val="0000FF"/>
          <w:sz w:val="19"/>
          <w:szCs w:val="19"/>
          <w:rPrChange w:id="2191" w:author="Hitech" w:date="2025-06-20T21:39:00Z">
            <w:rPr>
              <w:ins w:id="2192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219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break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194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; // кафедра найдена, можно выйти из цикла</w:t>
        </w:r>
      </w:ins>
    </w:p>
    <w:p w14:paraId="10B3E78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195" w:author="Hitech" w:date="2025-06-20T21:39:00Z"/>
          <w:rFonts w:ascii="Consolas" w:hAnsi="Consolas" w:cs="Consolas"/>
          <w:color w:val="0000FF"/>
          <w:sz w:val="19"/>
          <w:szCs w:val="19"/>
          <w:rPrChange w:id="2196" w:author="Hitech" w:date="2025-06-20T21:39:00Z">
            <w:rPr>
              <w:ins w:id="2197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219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2199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    }</w:t>
        </w:r>
      </w:ins>
    </w:p>
    <w:p w14:paraId="60C6A3C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00" w:author="Hitech" w:date="2025-06-20T21:39:00Z"/>
          <w:rFonts w:ascii="Consolas" w:hAnsi="Consolas" w:cs="Consolas"/>
          <w:color w:val="0000FF"/>
          <w:sz w:val="19"/>
          <w:szCs w:val="19"/>
          <w:rPrChange w:id="2201" w:author="Hitech" w:date="2025-06-20T21:39:00Z">
            <w:rPr>
              <w:ins w:id="2202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220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2204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}</w:t>
        </w:r>
      </w:ins>
    </w:p>
    <w:p w14:paraId="3F84D7F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05" w:author="Hitech" w:date="2025-06-20T21:39:00Z"/>
          <w:rFonts w:ascii="Consolas" w:hAnsi="Consolas" w:cs="Consolas"/>
          <w:color w:val="0000FF"/>
          <w:sz w:val="19"/>
          <w:szCs w:val="19"/>
          <w:rPrChange w:id="2206" w:author="Hitech" w:date="2025-06-20T21:39:00Z">
            <w:rPr>
              <w:ins w:id="2207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</w:p>
    <w:p w14:paraId="665CEE3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08" w:author="Hitech" w:date="2025-06-20T21:39:00Z"/>
          <w:rFonts w:ascii="Consolas" w:hAnsi="Consolas" w:cs="Consolas"/>
          <w:color w:val="0000FF"/>
          <w:sz w:val="19"/>
          <w:szCs w:val="19"/>
          <w:rPrChange w:id="2209" w:author="Hitech" w:date="2025-06-20T21:39:00Z">
            <w:rPr>
              <w:ins w:id="2210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221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2212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if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213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(!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found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214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)</w:t>
        </w:r>
      </w:ins>
    </w:p>
    <w:p w14:paraId="162AF67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15" w:author="Hitech" w:date="2025-06-20T21:39:00Z"/>
          <w:rFonts w:ascii="Consolas" w:hAnsi="Consolas" w:cs="Consolas"/>
          <w:color w:val="0000FF"/>
          <w:sz w:val="19"/>
          <w:szCs w:val="19"/>
          <w:rPrChange w:id="2216" w:author="Hitech" w:date="2025-06-20T21:39:00Z">
            <w:rPr>
              <w:ins w:id="2217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221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2219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{</w:t>
        </w:r>
      </w:ins>
    </w:p>
    <w:p w14:paraId="093E083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20" w:author="Hitech" w:date="2025-06-20T21:39:00Z"/>
          <w:rFonts w:ascii="Consolas" w:hAnsi="Consolas" w:cs="Consolas"/>
          <w:color w:val="0000FF"/>
          <w:sz w:val="19"/>
          <w:szCs w:val="19"/>
          <w:rPrChange w:id="2221" w:author="Hitech" w:date="2025-06-20T21:39:00Z">
            <w:rPr>
              <w:ins w:id="2222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222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2224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Console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225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.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WriteLine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226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("Кафедра с таким названием не найдена.");</w:t>
        </w:r>
      </w:ins>
    </w:p>
    <w:p w14:paraId="2BCD659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2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2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2229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return;</w:t>
        </w:r>
      </w:ins>
    </w:p>
    <w:p w14:paraId="01C0371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3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3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}</w:t>
        </w:r>
      </w:ins>
    </w:p>
    <w:p w14:paraId="460F2FC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3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4FA8896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3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3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bool hasDisciplines = false;</w:t>
        </w:r>
      </w:ins>
    </w:p>
    <w:p w14:paraId="0FAC60C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3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3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for (int i = 0; i &lt; disciplines.Count; i++)</w:t>
        </w:r>
      </w:ins>
    </w:p>
    <w:p w14:paraId="63089D4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3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3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5C85E25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3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4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if (disciplines[i].SpecialtyCode == spec)</w:t>
        </w:r>
      </w:ins>
    </w:p>
    <w:p w14:paraId="1748022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4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4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{</w:t>
        </w:r>
      </w:ins>
    </w:p>
    <w:p w14:paraId="4086C1D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4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4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Console.WriteLine("Дисциплина: " + disciplines[i].Name);</w:t>
        </w:r>
      </w:ins>
    </w:p>
    <w:p w14:paraId="0CC7601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4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4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hasDisciplines = true;</w:t>
        </w:r>
      </w:ins>
    </w:p>
    <w:p w14:paraId="57BE76B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4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4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}</w:t>
        </w:r>
      </w:ins>
    </w:p>
    <w:p w14:paraId="40DE6B2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4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5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}</w:t>
        </w:r>
      </w:ins>
    </w:p>
    <w:p w14:paraId="2FC1BB5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5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363CE25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5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5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if (!hasDisciplines)</w:t>
        </w:r>
      </w:ins>
    </w:p>
    <w:p w14:paraId="58C395A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5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5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6251A33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5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5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Console.WriteLine("Для данной кафедры дисциплины не найдены.");</w:t>
        </w:r>
      </w:ins>
    </w:p>
    <w:p w14:paraId="70EED2C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5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5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}</w:t>
        </w:r>
      </w:ins>
    </w:p>
    <w:p w14:paraId="151A560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6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6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}</w:t>
        </w:r>
      </w:ins>
    </w:p>
    <w:p w14:paraId="2E61E8C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6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7D2C35F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6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24203C5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6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6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public void GetMinMaxDisciplineHours()</w:t>
        </w:r>
      </w:ins>
    </w:p>
    <w:p w14:paraId="03B7EB8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6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6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{</w:t>
        </w:r>
      </w:ins>
    </w:p>
    <w:p w14:paraId="41D3D25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6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6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if (disciplines.Count == 0) return;</w:t>
        </w:r>
      </w:ins>
    </w:p>
    <w:p w14:paraId="763A33B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7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7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int min = disciplines[0].Hours[0] + disciplines[0].Hours[1] + disciplines[0].Hours[2];</w:t>
        </w:r>
      </w:ins>
    </w:p>
    <w:p w14:paraId="31DDFB7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7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7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int max = min;</w:t>
        </w:r>
      </w:ins>
    </w:p>
    <w:p w14:paraId="2C041ED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7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7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string minName = disciplines[0].Name;</w:t>
        </w:r>
      </w:ins>
    </w:p>
    <w:p w14:paraId="3520744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7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7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string maxName = disciplines[0].Name;</w:t>
        </w:r>
      </w:ins>
    </w:p>
    <w:p w14:paraId="39189A0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7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7FDA1C7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7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8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for (int i = 1; i &lt; disciplines.Count; i++)</w:t>
        </w:r>
      </w:ins>
    </w:p>
    <w:p w14:paraId="6D83E3B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8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8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77C3CA8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8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8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int total = disciplines[i].Hours[0] + disciplines[i].Hours[1] + disciplines[i].Hours[2];</w:t>
        </w:r>
      </w:ins>
    </w:p>
    <w:p w14:paraId="2D3CADC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8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8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if (total &lt; min)</w:t>
        </w:r>
      </w:ins>
    </w:p>
    <w:p w14:paraId="0BE368F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8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8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{</w:t>
        </w:r>
      </w:ins>
    </w:p>
    <w:p w14:paraId="2E3E6BA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8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9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min = total;</w:t>
        </w:r>
      </w:ins>
    </w:p>
    <w:p w14:paraId="2BB4A7A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9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9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minName = disciplines[i].Name;</w:t>
        </w:r>
      </w:ins>
    </w:p>
    <w:p w14:paraId="4C91990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9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9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}</w:t>
        </w:r>
      </w:ins>
    </w:p>
    <w:p w14:paraId="08A85AB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9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9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if (total &gt; max)</w:t>
        </w:r>
      </w:ins>
    </w:p>
    <w:p w14:paraId="3DACE8A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9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29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{</w:t>
        </w:r>
      </w:ins>
    </w:p>
    <w:p w14:paraId="2D666E7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29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0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max = total;</w:t>
        </w:r>
      </w:ins>
    </w:p>
    <w:p w14:paraId="4DA99C1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0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0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maxName = disciplines[i].Name;</w:t>
        </w:r>
      </w:ins>
    </w:p>
    <w:p w14:paraId="7ED6AAD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0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0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}</w:t>
        </w:r>
      </w:ins>
    </w:p>
    <w:p w14:paraId="0C64338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0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0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}</w:t>
        </w:r>
      </w:ins>
    </w:p>
    <w:p w14:paraId="7B19719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0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0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Console.WriteLine("Мин: " + minName + " (" + min + ")");</w:t>
        </w:r>
      </w:ins>
    </w:p>
    <w:p w14:paraId="1A28C7B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0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1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Console.WriteLine("Макс: " + maxName + " (" + max + ")");</w:t>
        </w:r>
      </w:ins>
    </w:p>
    <w:p w14:paraId="2982812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1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1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}</w:t>
        </w:r>
      </w:ins>
    </w:p>
    <w:p w14:paraId="0EA0E46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1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4D66D7D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1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1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public void GetTotalExamsAndTestsByDepartment()</w:t>
        </w:r>
      </w:ins>
    </w:p>
    <w:p w14:paraId="7D74766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1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1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{</w:t>
        </w:r>
      </w:ins>
    </w:p>
    <w:p w14:paraId="77EF38F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1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1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int total = 0;</w:t>
        </w:r>
      </w:ins>
    </w:p>
    <w:p w14:paraId="2F68423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2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2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for (int i = 0; i &lt; disciplines.Count; i++)</w:t>
        </w:r>
      </w:ins>
    </w:p>
    <w:p w14:paraId="4DC097D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2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2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708DC98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2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2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lastRenderedPageBreak/>
          <w:t xml:space="preserve">            if (disciplines[i].Report == "зачет" || disciplines[i].Report == "экзамен" || disciplines[i].Report == "курсовая")</w:t>
        </w:r>
      </w:ins>
    </w:p>
    <w:p w14:paraId="0A782EC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2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2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{</w:t>
        </w:r>
      </w:ins>
    </w:p>
    <w:p w14:paraId="3FA69AA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2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2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total++;</w:t>
        </w:r>
      </w:ins>
    </w:p>
    <w:p w14:paraId="75889C4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3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3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}</w:t>
        </w:r>
      </w:ins>
    </w:p>
    <w:p w14:paraId="14E09AA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3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3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}</w:t>
        </w:r>
      </w:ins>
    </w:p>
    <w:p w14:paraId="0798BA9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3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3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Console.WriteLine("Всего экзаменов и зачетов (включая курсовые): " + total);</w:t>
        </w:r>
      </w:ins>
    </w:p>
    <w:p w14:paraId="093A7A1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3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3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}</w:t>
        </w:r>
      </w:ins>
    </w:p>
    <w:p w14:paraId="2369776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3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3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public void PrintSpecialties()</w:t>
        </w:r>
      </w:ins>
    </w:p>
    <w:p w14:paraId="2017729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4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4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{</w:t>
        </w:r>
      </w:ins>
    </w:p>
    <w:p w14:paraId="3E946E4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4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4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if (specialties.Count == 0)</w:t>
        </w:r>
      </w:ins>
    </w:p>
    <w:p w14:paraId="5F56E4E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44" w:author="Hitech" w:date="2025-06-20T21:39:00Z"/>
          <w:rFonts w:ascii="Consolas" w:hAnsi="Consolas" w:cs="Consolas"/>
          <w:color w:val="0000FF"/>
          <w:sz w:val="19"/>
          <w:szCs w:val="19"/>
          <w:rPrChange w:id="2345" w:author="Hitech" w:date="2025-06-20T21:39:00Z">
            <w:rPr>
              <w:ins w:id="2346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234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348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{</w:t>
        </w:r>
      </w:ins>
    </w:p>
    <w:p w14:paraId="2397F5E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49" w:author="Hitech" w:date="2025-06-20T21:39:00Z"/>
          <w:rFonts w:ascii="Consolas" w:hAnsi="Consolas" w:cs="Consolas"/>
          <w:color w:val="0000FF"/>
          <w:sz w:val="19"/>
          <w:szCs w:val="19"/>
          <w:rPrChange w:id="2350" w:author="Hitech" w:date="2025-06-20T21:39:00Z">
            <w:rPr>
              <w:ins w:id="2351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235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2353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Console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354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.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WriteLine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355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("Список специальностей пуст.");</w:t>
        </w:r>
      </w:ins>
    </w:p>
    <w:p w14:paraId="17C0F75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56" w:author="Hitech" w:date="2025-06-20T21:39:00Z"/>
          <w:rFonts w:ascii="Consolas" w:hAnsi="Consolas" w:cs="Consolas"/>
          <w:color w:val="0000FF"/>
          <w:sz w:val="19"/>
          <w:szCs w:val="19"/>
          <w:rPrChange w:id="2357" w:author="Hitech" w:date="2025-06-20T21:39:00Z">
            <w:rPr>
              <w:ins w:id="2358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235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2360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return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361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;</w:t>
        </w:r>
      </w:ins>
    </w:p>
    <w:p w14:paraId="60DE3B7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62" w:author="Hitech" w:date="2025-06-20T21:39:00Z"/>
          <w:rFonts w:ascii="Consolas" w:hAnsi="Consolas" w:cs="Consolas"/>
          <w:color w:val="0000FF"/>
          <w:sz w:val="19"/>
          <w:szCs w:val="19"/>
          <w:rPrChange w:id="2363" w:author="Hitech" w:date="2025-06-20T21:39:00Z">
            <w:rPr>
              <w:ins w:id="2364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236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2366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}</w:t>
        </w:r>
      </w:ins>
    </w:p>
    <w:p w14:paraId="489D3E0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67" w:author="Hitech" w:date="2025-06-20T21:39:00Z"/>
          <w:rFonts w:ascii="Consolas" w:hAnsi="Consolas" w:cs="Consolas"/>
          <w:color w:val="0000FF"/>
          <w:sz w:val="19"/>
          <w:szCs w:val="19"/>
          <w:rPrChange w:id="2368" w:author="Hitech" w:date="2025-06-20T21:39:00Z">
            <w:rPr>
              <w:ins w:id="2369" w:author="Hitech" w:date="2025-06-20T21:39:00Z"/>
              <w:rFonts w:ascii="Consolas" w:hAnsi="Consolas" w:cs="Consolas"/>
              <w:color w:val="0000FF"/>
              <w:sz w:val="19"/>
              <w:szCs w:val="19"/>
              <w:lang w:val="en-US"/>
            </w:rPr>
          </w:rPrChange>
        </w:rPr>
      </w:pPr>
      <w:ins w:id="237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2371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Console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372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.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WriteLine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373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("\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n</w:t>
        </w:r>
        <w:r w:rsidRPr="00B310DD">
          <w:rPr>
            <w:rFonts w:ascii="Consolas" w:hAnsi="Consolas" w:cs="Consolas"/>
            <w:color w:val="0000FF"/>
            <w:sz w:val="19"/>
            <w:szCs w:val="19"/>
            <w:rPrChange w:id="2374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>Сведения о специальностях:");</w:t>
        </w:r>
      </w:ins>
    </w:p>
    <w:p w14:paraId="5361193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7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7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rPrChange w:id="2377" w:author="Hitech" w:date="2025-06-20T21:39:00Z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rPrChange>
          </w:rPr>
          <w:t xml:space="preserve">        </w:t>
        </w:r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for (int i = 0; i &lt; specialties.Count; i++)</w:t>
        </w:r>
      </w:ins>
    </w:p>
    <w:p w14:paraId="4F110CD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7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7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5C25DD2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8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8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Console.WriteLine($"Код: {specialties[i].Code}, Название: {specialties[i].Name}, Специальность: {specialties[i].SpecName}, Форма обучения: {specialties[i].Form}");</w:t>
        </w:r>
      </w:ins>
    </w:p>
    <w:p w14:paraId="33A3287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8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8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}</w:t>
        </w:r>
      </w:ins>
    </w:p>
    <w:p w14:paraId="1553652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8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8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}</w:t>
        </w:r>
      </w:ins>
    </w:p>
    <w:p w14:paraId="3B5B299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8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3357125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8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8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public void PrintDepartments()</w:t>
        </w:r>
      </w:ins>
    </w:p>
    <w:p w14:paraId="2E6886C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8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9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{</w:t>
        </w:r>
      </w:ins>
    </w:p>
    <w:p w14:paraId="7B083A7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9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9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if (departments.Count == 0)</w:t>
        </w:r>
      </w:ins>
    </w:p>
    <w:p w14:paraId="05B7D8D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9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9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7905D83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9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9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Console.WriteLine("Список кафедр пуст.");</w:t>
        </w:r>
      </w:ins>
    </w:p>
    <w:p w14:paraId="70448D5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9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39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return;</w:t>
        </w:r>
      </w:ins>
    </w:p>
    <w:p w14:paraId="10EF616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39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0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}</w:t>
        </w:r>
      </w:ins>
    </w:p>
    <w:p w14:paraId="4A779C2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0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0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Console.WriteLine("\nСведения о кафедрах:");</w:t>
        </w:r>
      </w:ins>
    </w:p>
    <w:p w14:paraId="69AF77A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0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0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for (int i = 0; i &lt; departments.Count; i++)</w:t>
        </w:r>
      </w:ins>
    </w:p>
    <w:p w14:paraId="0B8E7E4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0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0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748EB17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0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0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Console.WriteLine($"Название: {departments[i].Name}, Факультет: {departments[i].Faculty}, Телефон: {departments[i].Phone}, Код специальности: {departments[i].Specialty}");</w:t>
        </w:r>
      </w:ins>
    </w:p>
    <w:p w14:paraId="213A4BD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0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1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}</w:t>
        </w:r>
      </w:ins>
    </w:p>
    <w:p w14:paraId="547C407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1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1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}</w:t>
        </w:r>
      </w:ins>
    </w:p>
    <w:p w14:paraId="3DC1C20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1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4D3DC4E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1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1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public void PrintDisciplines()</w:t>
        </w:r>
      </w:ins>
    </w:p>
    <w:p w14:paraId="55B8F3B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1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1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{</w:t>
        </w:r>
      </w:ins>
    </w:p>
    <w:p w14:paraId="336AAD1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1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1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if (disciplines.Count == 0)</w:t>
        </w:r>
      </w:ins>
    </w:p>
    <w:p w14:paraId="1E7F1DA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2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2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0DA06DE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2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2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Console.WriteLine("Список дисциплин пуст.");</w:t>
        </w:r>
      </w:ins>
    </w:p>
    <w:p w14:paraId="5EA4E42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2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2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return;</w:t>
        </w:r>
      </w:ins>
    </w:p>
    <w:p w14:paraId="76D2611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2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2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}</w:t>
        </w:r>
      </w:ins>
    </w:p>
    <w:p w14:paraId="7FE3D23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2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2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Console.WriteLine("\nСведения о дисциплинах:");</w:t>
        </w:r>
      </w:ins>
    </w:p>
    <w:p w14:paraId="6205B6E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3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3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for (int i = 0; i &lt; disciplines.Count; i++)</w:t>
        </w:r>
      </w:ins>
    </w:p>
    <w:p w14:paraId="10463A5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3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3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713922E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3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3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Console.WriteLine($"Название: {disciplines[i].Name}, Семестр: {disciplines[i].Semester}, Код специальности: {disciplines[i].SpecialtyCode}, Часы (л, с, лб): {disciplines[i].Hours[0]}, {disciplines[i].Hours[1]}, {disciplines[i].Hours[2]}, Отчетность: {disciplines[i].Report}");</w:t>
        </w:r>
      </w:ins>
    </w:p>
    <w:p w14:paraId="37FDB99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3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3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}</w:t>
        </w:r>
      </w:ins>
    </w:p>
    <w:p w14:paraId="1BC5811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3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3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}</w:t>
        </w:r>
      </w:ins>
    </w:p>
    <w:p w14:paraId="02F621C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4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4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public void PokazatChasyPoDiscipline()</w:t>
        </w:r>
      </w:ins>
    </w:p>
    <w:p w14:paraId="377AA1A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4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4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{</w:t>
        </w:r>
      </w:ins>
    </w:p>
    <w:p w14:paraId="7697DBF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4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4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Console.Write("Введите название дисциплины: ");</w:t>
        </w:r>
      </w:ins>
    </w:p>
    <w:p w14:paraId="3ADE2C8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4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4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string name = Console.ReadLine();</w:t>
        </w:r>
      </w:ins>
    </w:p>
    <w:p w14:paraId="785E3D4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4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4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foreach (Discipline d in disciplines)</w:t>
        </w:r>
      </w:ins>
    </w:p>
    <w:p w14:paraId="5261ECF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5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5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11CD8D3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5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5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if (d.Name == name)</w:t>
        </w:r>
      </w:ins>
    </w:p>
    <w:p w14:paraId="15B0232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5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5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{</w:t>
        </w:r>
      </w:ins>
    </w:p>
    <w:p w14:paraId="21410EF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5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5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lastRenderedPageBreak/>
          <w:t xml:space="preserve">                Console.WriteLine("Лекции: " + d.Hours[0]);</w:t>
        </w:r>
      </w:ins>
    </w:p>
    <w:p w14:paraId="57E71ED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5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5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Console.WriteLine("Семинары: " + d.Hours[1]);</w:t>
        </w:r>
      </w:ins>
    </w:p>
    <w:p w14:paraId="589748D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6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6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Console.WriteLine("Лабораторные: " + d.Hours[2]);</w:t>
        </w:r>
      </w:ins>
    </w:p>
    <w:p w14:paraId="3ED344E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6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6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}</w:t>
        </w:r>
      </w:ins>
    </w:p>
    <w:p w14:paraId="4A079DC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6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6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}</w:t>
        </w:r>
      </w:ins>
    </w:p>
    <w:p w14:paraId="213D7E5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6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6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}</w:t>
        </w:r>
      </w:ins>
    </w:p>
    <w:p w14:paraId="4F23AFC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6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6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// Existing code remains unchanged</w:t>
        </w:r>
      </w:ins>
    </w:p>
    <w:p w14:paraId="271B7B0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7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7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public void LoadData()</w:t>
        </w:r>
      </w:ins>
    </w:p>
    <w:p w14:paraId="644A85B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7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7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{</w:t>
        </w:r>
      </w:ins>
    </w:p>
    <w:p w14:paraId="19F7B73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7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7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if (File.Exists(Program.speciality))</w:t>
        </w:r>
      </w:ins>
    </w:p>
    <w:p w14:paraId="4F3C594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7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7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5939B74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7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7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string[] lines = File.ReadAllLines(specialtyFile);</w:t>
        </w:r>
      </w:ins>
    </w:p>
    <w:p w14:paraId="163931B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8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8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for (int i = 0; i &lt; lines.Length; i++)</w:t>
        </w:r>
      </w:ins>
    </w:p>
    <w:p w14:paraId="2B358DF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8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8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{</w:t>
        </w:r>
      </w:ins>
    </w:p>
    <w:p w14:paraId="40948EC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8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8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Specialty s = new Specialty().FromString(lines[i],';');</w:t>
        </w:r>
      </w:ins>
    </w:p>
    <w:p w14:paraId="1E35614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8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8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if (s != null)</w:t>
        </w:r>
      </w:ins>
    </w:p>
    <w:p w14:paraId="00E1882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8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8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    specialties.Add(s);</w:t>
        </w:r>
      </w:ins>
    </w:p>
    <w:p w14:paraId="673041B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9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9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}</w:t>
        </w:r>
      </w:ins>
    </w:p>
    <w:p w14:paraId="4154E5C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9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9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}</w:t>
        </w:r>
      </w:ins>
    </w:p>
    <w:p w14:paraId="70FF539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9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0E35A07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9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9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if (File.Exists(departmentFile))</w:t>
        </w:r>
      </w:ins>
    </w:p>
    <w:p w14:paraId="3A59D77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9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49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23ABA8B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49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0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string[] lines = File.ReadAllLines(departmentFile);</w:t>
        </w:r>
      </w:ins>
    </w:p>
    <w:p w14:paraId="0B74BFC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0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0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for (int i = 0; i &lt; lines.Length; i++)</w:t>
        </w:r>
      </w:ins>
    </w:p>
    <w:p w14:paraId="18ED6DA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0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0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{</w:t>
        </w:r>
      </w:ins>
    </w:p>
    <w:p w14:paraId="6794D3B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0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06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Department d = new Department().FromString(lines[i], ';');</w:t>
        </w:r>
      </w:ins>
    </w:p>
    <w:p w14:paraId="538B263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0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0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if (d != null)</w:t>
        </w:r>
      </w:ins>
    </w:p>
    <w:p w14:paraId="1C44F24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0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1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    departments.Add(d);</w:t>
        </w:r>
      </w:ins>
    </w:p>
    <w:p w14:paraId="1C105F4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1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1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}</w:t>
        </w:r>
      </w:ins>
    </w:p>
    <w:p w14:paraId="3B23B81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1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14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}</w:t>
        </w:r>
      </w:ins>
    </w:p>
    <w:p w14:paraId="645A95B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15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022E3FE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1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1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if (File.Exists(disciplineFile))</w:t>
        </w:r>
      </w:ins>
    </w:p>
    <w:p w14:paraId="43568A7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1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1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6A0BA3C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2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2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string[] lines = File.ReadAllLines(disciplineFile);</w:t>
        </w:r>
      </w:ins>
    </w:p>
    <w:p w14:paraId="5B969C8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2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2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for (int i = 0; i &lt; lines.Length; i++)</w:t>
        </w:r>
      </w:ins>
    </w:p>
    <w:p w14:paraId="3C009AD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2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2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{</w:t>
        </w:r>
      </w:ins>
    </w:p>
    <w:p w14:paraId="7E41579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2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2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Discipline d = new Discipline().FromString(lines[i],';');</w:t>
        </w:r>
      </w:ins>
    </w:p>
    <w:p w14:paraId="2BC91C4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2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2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if (d != null)</w:t>
        </w:r>
      </w:ins>
    </w:p>
    <w:p w14:paraId="5D4DEE0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3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3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    disciplines.Add(d);</w:t>
        </w:r>
      </w:ins>
    </w:p>
    <w:p w14:paraId="11B0C15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3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3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}</w:t>
        </w:r>
      </w:ins>
    </w:p>
    <w:p w14:paraId="44F698D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3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3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}</w:t>
        </w:r>
      </w:ins>
    </w:p>
    <w:p w14:paraId="4352A00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3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3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}</w:t>
        </w:r>
      </w:ins>
    </w:p>
    <w:p w14:paraId="53D265F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3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3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public void SaveData()</w:t>
        </w:r>
      </w:ins>
    </w:p>
    <w:p w14:paraId="499F8A4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4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4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{</w:t>
        </w:r>
      </w:ins>
    </w:p>
    <w:p w14:paraId="0887B64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4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4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try</w:t>
        </w:r>
      </w:ins>
    </w:p>
    <w:p w14:paraId="5969AE3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4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4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464E6D8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4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4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List&lt;string&gt; sLines = new List&lt;string&gt;();</w:t>
        </w:r>
      </w:ins>
    </w:p>
    <w:p w14:paraId="49CD525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4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4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for (int i = 0; i &lt; specialties.Count; i++)</w:t>
        </w:r>
      </w:ins>
    </w:p>
    <w:p w14:paraId="64DD0CE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5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5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{</w:t>
        </w:r>
      </w:ins>
    </w:p>
    <w:p w14:paraId="0F44DB5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5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5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sLines.Add(specialties[i].ToFileString());</w:t>
        </w:r>
      </w:ins>
    </w:p>
    <w:p w14:paraId="5F9EDE1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5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5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}</w:t>
        </w:r>
      </w:ins>
    </w:p>
    <w:p w14:paraId="6CBAD12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5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5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File.WriteAllLines(Program.speciality, sLines);</w:t>
        </w:r>
      </w:ins>
    </w:p>
    <w:p w14:paraId="55F692D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5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6F6D366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5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4BCDBD0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6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6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List&lt;string&gt; dLines = new List&lt;string&gt;();</w:t>
        </w:r>
      </w:ins>
    </w:p>
    <w:p w14:paraId="2ED98FA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6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6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for (int i = 0; i &lt; departments.Count; i++)</w:t>
        </w:r>
      </w:ins>
    </w:p>
    <w:p w14:paraId="6B69F3C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6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6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{</w:t>
        </w:r>
      </w:ins>
    </w:p>
    <w:p w14:paraId="5AB9226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6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6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dLines.Add(departments[i].ToFileString());</w:t>
        </w:r>
      </w:ins>
    </w:p>
    <w:p w14:paraId="0B68D96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6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6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}</w:t>
        </w:r>
      </w:ins>
    </w:p>
    <w:p w14:paraId="5069090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7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7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File.WriteAllLines(Program.departmentFile, dLines);</w:t>
        </w:r>
      </w:ins>
    </w:p>
    <w:p w14:paraId="688D203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7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091AF9A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7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6AE7B98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7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7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List&lt;string&gt; discLines = new List&lt;string&gt;();</w:t>
        </w:r>
      </w:ins>
    </w:p>
    <w:p w14:paraId="56C47B2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7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7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for (int i = 0; i &lt; disciplines.Count; i++)</w:t>
        </w:r>
      </w:ins>
    </w:p>
    <w:p w14:paraId="4AB5799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7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79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lastRenderedPageBreak/>
          <w:t xml:space="preserve">            {</w:t>
        </w:r>
      </w:ins>
    </w:p>
    <w:p w14:paraId="2F0630F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8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8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    discLines.Add(disciplines[i].ToFileString());</w:t>
        </w:r>
      </w:ins>
    </w:p>
    <w:p w14:paraId="1B91DD9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8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8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}</w:t>
        </w:r>
      </w:ins>
    </w:p>
    <w:p w14:paraId="45EE732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8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8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File.WriteAllLines(Program.disciplineFile, discLines);</w:t>
        </w:r>
      </w:ins>
    </w:p>
    <w:p w14:paraId="67C4405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8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6EE5F52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87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88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}</w:t>
        </w:r>
      </w:ins>
    </w:p>
    <w:p w14:paraId="06FB541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8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90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catch (Exception ex)</w:t>
        </w:r>
      </w:ins>
    </w:p>
    <w:p w14:paraId="72D64F6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91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92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{</w:t>
        </w:r>
      </w:ins>
    </w:p>
    <w:p w14:paraId="22B1C43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93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18C2487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94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95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    Console.WriteLine(ex.Message);</w:t>
        </w:r>
      </w:ins>
    </w:p>
    <w:p w14:paraId="706354D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96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597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    }</w:t>
        </w:r>
      </w:ins>
    </w:p>
    <w:p w14:paraId="2DBBE61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98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1C76328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599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</w:p>
    <w:p w14:paraId="7D7C634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00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601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 xml:space="preserve">    }</w:t>
        </w:r>
      </w:ins>
    </w:p>
    <w:p w14:paraId="695661BE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02" w:author="Hitech" w:date="2025-06-20T21:39:00Z"/>
          <w:rFonts w:ascii="Consolas" w:hAnsi="Consolas" w:cs="Consolas"/>
          <w:color w:val="0000FF"/>
          <w:sz w:val="19"/>
          <w:szCs w:val="19"/>
          <w:lang w:val="en-US"/>
        </w:rPr>
      </w:pPr>
      <w:ins w:id="2603" w:author="Hitech" w:date="2025-06-20T21:39:00Z">
        <w:r w:rsidRPr="00B310DD">
          <w:rPr>
            <w:rFonts w:ascii="Consolas" w:hAnsi="Consolas" w:cs="Consolas"/>
            <w:color w:val="0000FF"/>
            <w:sz w:val="19"/>
            <w:szCs w:val="19"/>
            <w:lang w:val="en-US"/>
          </w:rPr>
          <w:t>}</w:t>
        </w:r>
      </w:ins>
    </w:p>
    <w:p w14:paraId="510A628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04" w:author="Hitech" w:date="2025-06-20T21:40:00Z"/>
          <w:rFonts w:ascii="Cascadia Mono" w:hAnsi="Cascadia Mono" w:cs="Cascadia Mono"/>
          <w:color w:val="2B91AF"/>
          <w:sz w:val="19"/>
          <w:szCs w:val="19"/>
          <w:highlight w:val="white"/>
          <w:lang w:val="en-US"/>
          <w:rPrChange w:id="2605" w:author="Hitech" w:date="2025-06-20T21:40:00Z">
            <w:rPr>
              <w:ins w:id="2606" w:author="Hitech" w:date="2025-06-20T21:40:00Z"/>
              <w:rFonts w:ascii="Cascadia Mono" w:hAnsi="Cascadia Mono" w:cs="Cascadia Mono"/>
              <w:color w:val="2B91AF"/>
              <w:sz w:val="19"/>
              <w:szCs w:val="19"/>
              <w:highlight w:val="white"/>
            </w:rPr>
          </w:rPrChange>
        </w:rPr>
      </w:pPr>
      <w:ins w:id="2607" w:author="Hitech" w:date="2025-06-20T21:40:00Z"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608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class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09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610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Program</w:t>
        </w:r>
      </w:ins>
    </w:p>
    <w:p w14:paraId="16736B1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11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612" w:author="Hitech" w:date="2025-06-20T21:40:00Z">
            <w:rPr>
              <w:ins w:id="2613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614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1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{</w:t>
        </w:r>
      </w:ins>
    </w:p>
    <w:p w14:paraId="64E0A0E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16" w:author="Hitech" w:date="2025-06-20T21:40:00Z"/>
          <w:rFonts w:ascii="Cascadia Mono" w:hAnsi="Cascadia Mono" w:cs="Cascadia Mono"/>
          <w:color w:val="008000"/>
          <w:sz w:val="19"/>
          <w:szCs w:val="19"/>
          <w:highlight w:val="white"/>
          <w:lang w:val="en-US"/>
          <w:rPrChange w:id="2617" w:author="Hitech" w:date="2025-06-20T21:40:00Z">
            <w:rPr>
              <w:ins w:id="2618" w:author="Hitech" w:date="2025-06-20T21:40:00Z"/>
              <w:rFonts w:ascii="Cascadia Mono" w:hAnsi="Cascadia Mono" w:cs="Cascadia Mono"/>
              <w:color w:val="008000"/>
              <w:sz w:val="19"/>
              <w:szCs w:val="19"/>
              <w:highlight w:val="white"/>
            </w:rPr>
          </w:rPrChange>
        </w:rPr>
      </w:pPr>
      <w:ins w:id="2619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2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8000"/>
            <w:sz w:val="19"/>
            <w:szCs w:val="19"/>
            <w:highlight w:val="white"/>
            <w:lang w:val="en-US"/>
            <w:rPrChange w:id="2621" w:author="Hitech" w:date="2025-06-20T21:40:00Z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</w:rPrChange>
          </w:rPr>
          <w:t>//public static string speciality = @"C:\Users\Kab-35-16\Desktop\LAN\txt\Specialty.txt";</w:t>
        </w:r>
      </w:ins>
    </w:p>
    <w:p w14:paraId="1889C3A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22" w:author="Hitech" w:date="2025-06-20T21:40:00Z"/>
          <w:rFonts w:ascii="Cascadia Mono" w:hAnsi="Cascadia Mono" w:cs="Cascadia Mono"/>
          <w:color w:val="008000"/>
          <w:sz w:val="19"/>
          <w:szCs w:val="19"/>
          <w:highlight w:val="white"/>
          <w:lang w:val="en-US"/>
          <w:rPrChange w:id="2623" w:author="Hitech" w:date="2025-06-20T21:40:00Z">
            <w:rPr>
              <w:ins w:id="2624" w:author="Hitech" w:date="2025-06-20T21:40:00Z"/>
              <w:rFonts w:ascii="Cascadia Mono" w:hAnsi="Cascadia Mono" w:cs="Cascadia Mono"/>
              <w:color w:val="008000"/>
              <w:sz w:val="19"/>
              <w:szCs w:val="19"/>
              <w:highlight w:val="white"/>
            </w:rPr>
          </w:rPrChange>
        </w:rPr>
      </w:pPr>
      <w:ins w:id="2625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2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8000"/>
            <w:sz w:val="19"/>
            <w:szCs w:val="19"/>
            <w:highlight w:val="white"/>
            <w:lang w:val="en-US"/>
            <w:rPrChange w:id="2627" w:author="Hitech" w:date="2025-06-20T21:40:00Z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</w:rPrChange>
          </w:rPr>
          <w:t>//public static string departmentFile = @"C:\Users\Kab-35-16\Desktop\LAN\txt\Department.txt";</w:t>
        </w:r>
      </w:ins>
    </w:p>
    <w:p w14:paraId="7824335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28" w:author="Hitech" w:date="2025-06-20T21:40:00Z"/>
          <w:rFonts w:ascii="Cascadia Mono" w:hAnsi="Cascadia Mono" w:cs="Cascadia Mono"/>
          <w:color w:val="008000"/>
          <w:sz w:val="19"/>
          <w:szCs w:val="19"/>
          <w:highlight w:val="white"/>
          <w:lang w:val="en-US"/>
          <w:rPrChange w:id="2629" w:author="Hitech" w:date="2025-06-20T21:40:00Z">
            <w:rPr>
              <w:ins w:id="2630" w:author="Hitech" w:date="2025-06-20T21:40:00Z"/>
              <w:rFonts w:ascii="Cascadia Mono" w:hAnsi="Cascadia Mono" w:cs="Cascadia Mono"/>
              <w:color w:val="008000"/>
              <w:sz w:val="19"/>
              <w:szCs w:val="19"/>
              <w:highlight w:val="white"/>
            </w:rPr>
          </w:rPrChange>
        </w:rPr>
      </w:pPr>
      <w:ins w:id="2631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3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8000"/>
            <w:sz w:val="19"/>
            <w:szCs w:val="19"/>
            <w:highlight w:val="white"/>
            <w:lang w:val="en-US"/>
            <w:rPrChange w:id="2633" w:author="Hitech" w:date="2025-06-20T21:40:00Z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</w:rPrChange>
          </w:rPr>
          <w:t>//public static string disciplineFile = @"C:\Users\Kab-35-16\Desktop\LAN\txt\Discipline.txt";</w:t>
        </w:r>
      </w:ins>
    </w:p>
    <w:p w14:paraId="1FD3522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34" w:author="Hitech" w:date="2025-06-20T21:40:00Z"/>
          <w:rFonts w:ascii="Cascadia Mono" w:hAnsi="Cascadia Mono" w:cs="Cascadia Mono"/>
          <w:color w:val="008000"/>
          <w:sz w:val="19"/>
          <w:szCs w:val="19"/>
          <w:highlight w:val="white"/>
          <w:lang w:val="en-US"/>
          <w:rPrChange w:id="2635" w:author="Hitech" w:date="2025-06-20T21:40:00Z">
            <w:rPr>
              <w:ins w:id="2636" w:author="Hitech" w:date="2025-06-20T21:40:00Z"/>
              <w:rFonts w:ascii="Cascadia Mono" w:hAnsi="Cascadia Mono" w:cs="Cascadia Mono"/>
              <w:color w:val="008000"/>
              <w:sz w:val="19"/>
              <w:szCs w:val="19"/>
              <w:highlight w:val="white"/>
            </w:rPr>
          </w:rPrChange>
        </w:rPr>
      </w:pPr>
    </w:p>
    <w:p w14:paraId="0902594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37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638" w:author="Hitech" w:date="2025-06-20T21:40:00Z">
            <w:rPr>
              <w:ins w:id="2639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640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4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642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4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644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static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4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646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4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speciality = </w:t>
        </w:r>
        <w:r w:rsidRPr="00B310DD">
          <w:rPr>
            <w:rFonts w:ascii="Cascadia Mono" w:hAnsi="Cascadia Mono" w:cs="Cascadia Mono"/>
            <w:color w:val="800000"/>
            <w:sz w:val="19"/>
            <w:szCs w:val="19"/>
            <w:highlight w:val="white"/>
            <w:lang w:val="en-US"/>
            <w:rPrChange w:id="2648" w:author="Hitech" w:date="2025-06-20T21:40:00Z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</w:rPrChange>
          </w:rPr>
          <w:t>@"C:\Users\Hitech\OneDrive\</w:t>
        </w:r>
        <w:r>
          <w:rPr>
            <w:rFonts w:ascii="Cascadia Mono" w:hAnsi="Cascadia Mono" w:cs="Cascadia Mono"/>
            <w:color w:val="800000"/>
            <w:sz w:val="19"/>
            <w:szCs w:val="19"/>
            <w:highlight w:val="white"/>
          </w:rPr>
          <w:t>Рабочий</w:t>
        </w:r>
        <w:r w:rsidRPr="00B310DD">
          <w:rPr>
            <w:rFonts w:ascii="Cascadia Mono" w:hAnsi="Cascadia Mono" w:cs="Cascadia Mono"/>
            <w:color w:val="800000"/>
            <w:sz w:val="19"/>
            <w:szCs w:val="19"/>
            <w:highlight w:val="white"/>
            <w:lang w:val="en-US"/>
            <w:rPrChange w:id="2649" w:author="Hitech" w:date="2025-06-20T21:40:00Z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</w:rPrChange>
          </w:rPr>
          <w:t xml:space="preserve"> </w:t>
        </w:r>
        <w:r>
          <w:rPr>
            <w:rFonts w:ascii="Cascadia Mono" w:hAnsi="Cascadia Mono" w:cs="Cascadia Mono"/>
            <w:color w:val="800000"/>
            <w:sz w:val="19"/>
            <w:szCs w:val="19"/>
            <w:highlight w:val="white"/>
          </w:rPr>
          <w:t>стол</w:t>
        </w:r>
        <w:r w:rsidRPr="00B310DD">
          <w:rPr>
            <w:rFonts w:ascii="Cascadia Mono" w:hAnsi="Cascadia Mono" w:cs="Cascadia Mono"/>
            <w:color w:val="800000"/>
            <w:sz w:val="19"/>
            <w:szCs w:val="19"/>
            <w:highlight w:val="white"/>
            <w:lang w:val="en-US"/>
            <w:rPrChange w:id="2650" w:author="Hitech" w:date="2025-06-20T21:40:00Z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</w:rPrChange>
          </w:rPr>
          <w:t>\LAN\txt\Specialty.txt"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5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3A28202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52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653" w:author="Hitech" w:date="2025-06-20T21:40:00Z">
            <w:rPr>
              <w:ins w:id="2654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655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5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657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5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659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static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6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661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6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departmentFile = </w:t>
        </w:r>
        <w:r w:rsidRPr="00B310DD">
          <w:rPr>
            <w:rFonts w:ascii="Cascadia Mono" w:hAnsi="Cascadia Mono" w:cs="Cascadia Mono"/>
            <w:color w:val="800000"/>
            <w:sz w:val="19"/>
            <w:szCs w:val="19"/>
            <w:highlight w:val="white"/>
            <w:lang w:val="en-US"/>
            <w:rPrChange w:id="2663" w:author="Hitech" w:date="2025-06-20T21:40:00Z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</w:rPrChange>
          </w:rPr>
          <w:t>@"C:\Users\Hitech\OneDrive\</w:t>
        </w:r>
        <w:r>
          <w:rPr>
            <w:rFonts w:ascii="Cascadia Mono" w:hAnsi="Cascadia Mono" w:cs="Cascadia Mono"/>
            <w:color w:val="800000"/>
            <w:sz w:val="19"/>
            <w:szCs w:val="19"/>
            <w:highlight w:val="white"/>
          </w:rPr>
          <w:t>Рабочий</w:t>
        </w:r>
        <w:r w:rsidRPr="00B310DD">
          <w:rPr>
            <w:rFonts w:ascii="Cascadia Mono" w:hAnsi="Cascadia Mono" w:cs="Cascadia Mono"/>
            <w:color w:val="800000"/>
            <w:sz w:val="19"/>
            <w:szCs w:val="19"/>
            <w:highlight w:val="white"/>
            <w:lang w:val="en-US"/>
            <w:rPrChange w:id="2664" w:author="Hitech" w:date="2025-06-20T21:40:00Z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</w:rPrChange>
          </w:rPr>
          <w:t xml:space="preserve"> </w:t>
        </w:r>
        <w:r>
          <w:rPr>
            <w:rFonts w:ascii="Cascadia Mono" w:hAnsi="Cascadia Mono" w:cs="Cascadia Mono"/>
            <w:color w:val="800000"/>
            <w:sz w:val="19"/>
            <w:szCs w:val="19"/>
            <w:highlight w:val="white"/>
          </w:rPr>
          <w:t>стол</w:t>
        </w:r>
        <w:r w:rsidRPr="00B310DD">
          <w:rPr>
            <w:rFonts w:ascii="Cascadia Mono" w:hAnsi="Cascadia Mono" w:cs="Cascadia Mono"/>
            <w:color w:val="800000"/>
            <w:sz w:val="19"/>
            <w:szCs w:val="19"/>
            <w:highlight w:val="white"/>
            <w:lang w:val="en-US"/>
            <w:rPrChange w:id="2665" w:author="Hitech" w:date="2025-06-20T21:40:00Z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</w:rPrChange>
          </w:rPr>
          <w:t>\LAN\txt\Department.txt"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6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30677CA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67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668" w:author="Hitech" w:date="2025-06-20T21:40:00Z">
            <w:rPr>
              <w:ins w:id="2669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670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7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672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public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7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674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static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7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676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7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disciplineFile = </w:t>
        </w:r>
        <w:r w:rsidRPr="00B310DD">
          <w:rPr>
            <w:rFonts w:ascii="Cascadia Mono" w:hAnsi="Cascadia Mono" w:cs="Cascadia Mono"/>
            <w:color w:val="800000"/>
            <w:sz w:val="19"/>
            <w:szCs w:val="19"/>
            <w:highlight w:val="white"/>
            <w:lang w:val="en-US"/>
            <w:rPrChange w:id="2678" w:author="Hitech" w:date="2025-06-20T21:40:00Z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</w:rPrChange>
          </w:rPr>
          <w:t>@"C:\Users\Hitech\OneDrive\</w:t>
        </w:r>
        <w:r>
          <w:rPr>
            <w:rFonts w:ascii="Cascadia Mono" w:hAnsi="Cascadia Mono" w:cs="Cascadia Mono"/>
            <w:color w:val="800000"/>
            <w:sz w:val="19"/>
            <w:szCs w:val="19"/>
            <w:highlight w:val="white"/>
          </w:rPr>
          <w:t>Рабочий</w:t>
        </w:r>
        <w:r w:rsidRPr="00B310DD">
          <w:rPr>
            <w:rFonts w:ascii="Cascadia Mono" w:hAnsi="Cascadia Mono" w:cs="Cascadia Mono"/>
            <w:color w:val="800000"/>
            <w:sz w:val="19"/>
            <w:szCs w:val="19"/>
            <w:highlight w:val="white"/>
            <w:lang w:val="en-US"/>
            <w:rPrChange w:id="2679" w:author="Hitech" w:date="2025-06-20T21:40:00Z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</w:rPrChange>
          </w:rPr>
          <w:t xml:space="preserve"> </w:t>
        </w:r>
        <w:r>
          <w:rPr>
            <w:rFonts w:ascii="Cascadia Mono" w:hAnsi="Cascadia Mono" w:cs="Cascadia Mono"/>
            <w:color w:val="800000"/>
            <w:sz w:val="19"/>
            <w:szCs w:val="19"/>
            <w:highlight w:val="white"/>
          </w:rPr>
          <w:t>стол</w:t>
        </w:r>
        <w:r w:rsidRPr="00B310DD">
          <w:rPr>
            <w:rFonts w:ascii="Cascadia Mono" w:hAnsi="Cascadia Mono" w:cs="Cascadia Mono"/>
            <w:color w:val="800000"/>
            <w:sz w:val="19"/>
            <w:szCs w:val="19"/>
            <w:highlight w:val="white"/>
            <w:lang w:val="en-US"/>
            <w:rPrChange w:id="2680" w:author="Hitech" w:date="2025-06-20T21:40:00Z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</w:rPrChange>
          </w:rPr>
          <w:t>\LAN\txt\Discipline.txt"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8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0D26A4E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82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683" w:author="Hitech" w:date="2025-06-20T21:40:00Z">
            <w:rPr>
              <w:ins w:id="2684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685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8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687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static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8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689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void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9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Main(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691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9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[] args)</w:t>
        </w:r>
      </w:ins>
    </w:p>
    <w:p w14:paraId="1E912AA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93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694" w:author="Hitech" w:date="2025-06-20T21:40:00Z">
            <w:rPr>
              <w:ins w:id="2695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696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69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{</w:t>
        </w:r>
      </w:ins>
    </w:p>
    <w:p w14:paraId="421D2DD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698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699" w:author="Hitech" w:date="2025-06-20T21:40:00Z">
            <w:rPr>
              <w:ins w:id="2700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701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0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703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Metodist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04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metodist =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705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new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0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707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Metodist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0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();</w:t>
        </w:r>
      </w:ins>
    </w:p>
    <w:p w14:paraId="74756D2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709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710" w:author="Hitech" w:date="2025-06-20T21:40:00Z">
            <w:rPr>
              <w:ins w:id="2711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712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1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714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bool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1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exit =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716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false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1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57E919E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718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719" w:author="Hitech" w:date="2025-06-20T21:40:00Z">
            <w:rPr>
              <w:ins w:id="2720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721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2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723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while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24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(!exit)</w:t>
        </w:r>
      </w:ins>
    </w:p>
    <w:p w14:paraId="2494921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725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726" w:author="Hitech" w:date="2025-06-20T21:40:00Z">
            <w:rPr>
              <w:ins w:id="2727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728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29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{</w:t>
        </w:r>
      </w:ins>
    </w:p>
    <w:p w14:paraId="72B5FD0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730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731" w:author="Hitech" w:date="2025-06-20T21:40:00Z">
            <w:rPr>
              <w:ins w:id="2732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733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34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735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3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.Clear();</w:t>
        </w:r>
      </w:ins>
    </w:p>
    <w:p w14:paraId="4ABA0DD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737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738" w:author="Hitech" w:date="2025-06-20T21:40:00Z">
            <w:rPr>
              <w:ins w:id="2739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740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4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742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4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.WriteLine(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744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 xml:space="preserve">"============== 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МЕНЮ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745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 xml:space="preserve"> =============="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4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);</w:t>
        </w:r>
      </w:ins>
    </w:p>
    <w:p w14:paraId="5EB14EB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747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748" w:author="Hitech" w:date="2025-06-20T21:40:00Z">
            <w:rPr>
              <w:ins w:id="2749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750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5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752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5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.WriteLine(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754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 xml:space="preserve">" 1. 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Ввести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755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 xml:space="preserve"> 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специальности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756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5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);</w:t>
        </w:r>
      </w:ins>
    </w:p>
    <w:p w14:paraId="53258E02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758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2759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6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761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6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.WriteLine(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763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 xml:space="preserve">" 2. 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Показать специальности"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);</w:t>
        </w:r>
      </w:ins>
    </w:p>
    <w:p w14:paraId="62C5C029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764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2765" w:author="Hitech" w:date="2025-06-20T21:40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           </w:t>
        </w:r>
        <w:r>
          <w:rPr>
            <w:rFonts w:ascii="Cascadia Mono" w:hAnsi="Cascadia Mono" w:cs="Cascadia Mono"/>
            <w:color w:val="2B91AF"/>
            <w:sz w:val="19"/>
            <w:szCs w:val="19"/>
            <w:highlight w:val="white"/>
          </w:rPr>
          <w:t>Console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.WriteLine(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" 3. Поиск лабораторных часов"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);</w:t>
        </w:r>
      </w:ins>
    </w:p>
    <w:p w14:paraId="5769D224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766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2767" w:author="Hitech" w:date="2025-06-20T21:40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           </w:t>
        </w:r>
        <w:r>
          <w:rPr>
            <w:rFonts w:ascii="Cascadia Mono" w:hAnsi="Cascadia Mono" w:cs="Cascadia Mono"/>
            <w:color w:val="2B91AF"/>
            <w:sz w:val="19"/>
            <w:szCs w:val="19"/>
            <w:highlight w:val="white"/>
          </w:rPr>
          <w:t>Console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.WriteLine(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" 4. Удалить специальность"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);</w:t>
        </w:r>
      </w:ins>
    </w:p>
    <w:p w14:paraId="11AF827A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768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2769" w:author="Hitech" w:date="2025-06-20T21:40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           </w:t>
        </w:r>
        <w:r>
          <w:rPr>
            <w:rFonts w:ascii="Cascadia Mono" w:hAnsi="Cascadia Mono" w:cs="Cascadia Mono"/>
            <w:color w:val="2B91AF"/>
            <w:sz w:val="19"/>
            <w:szCs w:val="19"/>
            <w:highlight w:val="white"/>
          </w:rPr>
          <w:t>Console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.WriteLine(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"----------------------------------"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);</w:t>
        </w:r>
      </w:ins>
    </w:p>
    <w:p w14:paraId="152D3C2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770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771" w:author="Hitech" w:date="2025-06-20T21:40:00Z">
            <w:rPr>
              <w:ins w:id="2772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773" w:author="Hitech" w:date="2025-06-20T21:40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774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7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.WriteLine(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776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 xml:space="preserve">" 5. 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Ввести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777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 xml:space="preserve"> 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кафедры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778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79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);</w:t>
        </w:r>
      </w:ins>
    </w:p>
    <w:p w14:paraId="0369F9CB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780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2781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8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783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84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.WriteLine(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785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 xml:space="preserve">" 6. 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Показать кафедры"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);</w:t>
        </w:r>
      </w:ins>
    </w:p>
    <w:p w14:paraId="13A08EC1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786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2787" w:author="Hitech" w:date="2025-06-20T21:40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           </w:t>
        </w:r>
        <w:r>
          <w:rPr>
            <w:rFonts w:ascii="Cascadia Mono" w:hAnsi="Cascadia Mono" w:cs="Cascadia Mono"/>
            <w:color w:val="2B91AF"/>
            <w:sz w:val="19"/>
            <w:szCs w:val="19"/>
            <w:highlight w:val="white"/>
          </w:rPr>
          <w:t>Console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.WriteLine(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" 7. Семестровая нагрузка по спец."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);</w:t>
        </w:r>
      </w:ins>
    </w:p>
    <w:p w14:paraId="119149D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788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789" w:author="Hitech" w:date="2025-06-20T21:40:00Z">
            <w:rPr>
              <w:ins w:id="2790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791" w:author="Hitech" w:date="2025-06-20T21:40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792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9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.WriteLine(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794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"----------------------------------"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79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);</w:t>
        </w:r>
      </w:ins>
    </w:p>
    <w:p w14:paraId="0DC9D09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796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797" w:author="Hitech" w:date="2025-06-20T21:40:00Z">
            <w:rPr>
              <w:ins w:id="2798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799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0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801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0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.WriteLine(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803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 xml:space="preserve">" 8. 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Ввести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804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 xml:space="preserve"> 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дисциплины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805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0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);</w:t>
        </w:r>
      </w:ins>
    </w:p>
    <w:p w14:paraId="1254C9E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807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808" w:author="Hitech" w:date="2025-06-20T21:40:00Z">
            <w:rPr>
              <w:ins w:id="2809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810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1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812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1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.WriteLine(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814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 xml:space="preserve">" 9. 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Показать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815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 xml:space="preserve"> 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дисциплины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816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1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);</w:t>
        </w:r>
      </w:ins>
    </w:p>
    <w:p w14:paraId="59D2D64C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818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2819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2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821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2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.WriteLine(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823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 xml:space="preserve">"10. 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Поиск часов по дисциплине"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);</w:t>
        </w:r>
      </w:ins>
    </w:p>
    <w:p w14:paraId="0873F59C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824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2825" w:author="Hitech" w:date="2025-06-20T21:40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           </w:t>
        </w:r>
        <w:r>
          <w:rPr>
            <w:rFonts w:ascii="Cascadia Mono" w:hAnsi="Cascadia Mono" w:cs="Cascadia Mono"/>
            <w:color w:val="2B91AF"/>
            <w:sz w:val="19"/>
            <w:szCs w:val="19"/>
            <w:highlight w:val="white"/>
          </w:rPr>
          <w:t>Console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.WriteLine(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"11. Дисциплины по кафедре"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);</w:t>
        </w:r>
      </w:ins>
    </w:p>
    <w:p w14:paraId="63A20689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826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2827" w:author="Hitech" w:date="2025-06-20T21:40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           </w:t>
        </w:r>
        <w:r>
          <w:rPr>
            <w:rFonts w:ascii="Cascadia Mono" w:hAnsi="Cascadia Mono" w:cs="Cascadia Mono"/>
            <w:color w:val="2B91AF"/>
            <w:sz w:val="19"/>
            <w:szCs w:val="19"/>
            <w:highlight w:val="white"/>
          </w:rPr>
          <w:t>Console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.WriteLine(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"12. Мин/Макс продолжительность"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);</w:t>
        </w:r>
      </w:ins>
    </w:p>
    <w:p w14:paraId="59E19DB2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828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2829" w:author="Hitech" w:date="2025-06-20T21:40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           </w:t>
        </w:r>
        <w:r>
          <w:rPr>
            <w:rFonts w:ascii="Cascadia Mono" w:hAnsi="Cascadia Mono" w:cs="Cascadia Mono"/>
            <w:color w:val="2B91AF"/>
            <w:sz w:val="19"/>
            <w:szCs w:val="19"/>
            <w:highlight w:val="white"/>
          </w:rPr>
          <w:t>Console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.WriteLine(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"13. Экзамены/Зачёты/Курсовые"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);</w:t>
        </w:r>
      </w:ins>
    </w:p>
    <w:p w14:paraId="3F6B8D08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830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2831" w:author="Hitech" w:date="2025-06-20T21:40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           </w:t>
        </w:r>
        <w:r>
          <w:rPr>
            <w:rFonts w:ascii="Cascadia Mono" w:hAnsi="Cascadia Mono" w:cs="Cascadia Mono"/>
            <w:color w:val="2B91AF"/>
            <w:sz w:val="19"/>
            <w:szCs w:val="19"/>
            <w:highlight w:val="white"/>
          </w:rPr>
          <w:t>Console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.WriteLine(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"=================================="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);</w:t>
        </w:r>
      </w:ins>
    </w:p>
    <w:p w14:paraId="1C0E3DC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832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833" w:author="Hitech" w:date="2025-06-20T21:40:00Z">
            <w:rPr>
              <w:ins w:id="2834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835" w:author="Hitech" w:date="2025-06-20T21:40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836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3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.WriteLine(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838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 xml:space="preserve">"14. 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Выход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839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4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);</w:t>
        </w:r>
      </w:ins>
    </w:p>
    <w:p w14:paraId="6965CFC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841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842" w:author="Hitech" w:date="2025-06-20T21:40:00Z">
            <w:rPr>
              <w:ins w:id="2843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844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4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846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4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.WriteLine(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848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"=================================="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49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);</w:t>
        </w:r>
      </w:ins>
    </w:p>
    <w:p w14:paraId="01E07A6F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850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2851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5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>
          <w:rPr>
            <w:rFonts w:ascii="Cascadia Mono" w:hAnsi="Cascadia Mono" w:cs="Cascadia Mono"/>
            <w:color w:val="2B91AF"/>
            <w:sz w:val="19"/>
            <w:szCs w:val="19"/>
            <w:highlight w:val="white"/>
          </w:rPr>
          <w:t>Console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.Write(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"Введите номер действия: "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);</w:t>
        </w:r>
      </w:ins>
    </w:p>
    <w:p w14:paraId="1BC59AD7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853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D1EB86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854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452DC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855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856" w:author="Hitech" w:date="2025-06-20T21:40:00Z">
            <w:rPr>
              <w:ins w:id="2857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858" w:author="Hitech" w:date="2025-06-20T21:40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859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string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6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choice;</w:t>
        </w:r>
      </w:ins>
    </w:p>
    <w:p w14:paraId="7EF8EFD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861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862" w:author="Hitech" w:date="2025-06-20T21:40:00Z">
            <w:rPr>
              <w:ins w:id="2863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864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6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choice =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866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6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.ReadLine();</w:t>
        </w:r>
      </w:ins>
    </w:p>
    <w:p w14:paraId="2F1539A9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868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2869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7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metodist.LoadData();</w:t>
        </w:r>
      </w:ins>
    </w:p>
    <w:p w14:paraId="5C51D14C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871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2872" w:author="Hitech" w:date="2025-06-20T21:40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           </w:t>
        </w:r>
        <w:r>
          <w:rPr>
            <w:rFonts w:ascii="Cascadia Mono" w:hAnsi="Cascadia Mono" w:cs="Cascadia Mono"/>
            <w:color w:val="2B91AF"/>
            <w:sz w:val="19"/>
            <w:szCs w:val="19"/>
            <w:highlight w:val="white"/>
          </w:rPr>
          <w:t>Console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.WriteLine();</w:t>
        </w:r>
      </w:ins>
    </w:p>
    <w:p w14:paraId="49D746B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873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874" w:author="Hitech" w:date="2025-06-20T21:40:00Z">
            <w:rPr>
              <w:ins w:id="2875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876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7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878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switch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79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(choice)</w:t>
        </w:r>
      </w:ins>
    </w:p>
    <w:p w14:paraId="62BFFEB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880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881" w:author="Hitech" w:date="2025-06-20T21:40:00Z">
            <w:rPr>
              <w:ins w:id="2882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883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84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{</w:t>
        </w:r>
      </w:ins>
    </w:p>
    <w:p w14:paraId="7A9AB8F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885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886" w:author="Hitech" w:date="2025-06-20T21:40:00Z">
            <w:rPr>
              <w:ins w:id="2887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888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89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lastRenderedPageBreak/>
          <w:t xml:space="preserve">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890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case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9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892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"1"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9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:</w:t>
        </w:r>
      </w:ins>
    </w:p>
    <w:p w14:paraId="1CB6044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894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895" w:author="Hitech" w:date="2025-06-20T21:40:00Z">
            <w:rPr>
              <w:ins w:id="2896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897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89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metodist.AddSpecialty();</w:t>
        </w:r>
      </w:ins>
    </w:p>
    <w:p w14:paraId="0DCF65C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899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900" w:author="Hitech" w:date="2025-06-20T21:40:00Z">
            <w:rPr>
              <w:ins w:id="2901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902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0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904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0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.Read();</w:t>
        </w:r>
      </w:ins>
    </w:p>
    <w:p w14:paraId="68801D1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906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907" w:author="Hitech" w:date="2025-06-20T21:40:00Z">
            <w:rPr>
              <w:ins w:id="2908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909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1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911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1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.Clear();</w:t>
        </w:r>
      </w:ins>
    </w:p>
    <w:p w14:paraId="15E8019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913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914" w:author="Hitech" w:date="2025-06-20T21:40:00Z">
            <w:rPr>
              <w:ins w:id="2915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916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1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918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break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19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00921E0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920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921" w:author="Hitech" w:date="2025-06-20T21:40:00Z">
            <w:rPr>
              <w:ins w:id="2922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923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24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925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case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2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927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"2"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2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:</w:t>
        </w:r>
      </w:ins>
    </w:p>
    <w:p w14:paraId="0097BFE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929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930" w:author="Hitech" w:date="2025-06-20T21:40:00Z">
            <w:rPr>
              <w:ins w:id="2931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932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3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metodist.PrintSpecialties();</w:t>
        </w:r>
      </w:ins>
    </w:p>
    <w:p w14:paraId="58A9B8F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934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935" w:author="Hitech" w:date="2025-06-20T21:40:00Z">
            <w:rPr>
              <w:ins w:id="2936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937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3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939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4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.Read();</w:t>
        </w:r>
      </w:ins>
    </w:p>
    <w:p w14:paraId="0229BBF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941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942" w:author="Hitech" w:date="2025-06-20T21:40:00Z">
            <w:rPr>
              <w:ins w:id="2943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944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4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946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4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.Clear();</w:t>
        </w:r>
      </w:ins>
    </w:p>
    <w:p w14:paraId="161D21B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948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949" w:author="Hitech" w:date="2025-06-20T21:40:00Z">
            <w:rPr>
              <w:ins w:id="2950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951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5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953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break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54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76A23BC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955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956" w:author="Hitech" w:date="2025-06-20T21:40:00Z">
            <w:rPr>
              <w:ins w:id="2957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958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59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960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case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6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962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"3"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6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:</w:t>
        </w:r>
      </w:ins>
    </w:p>
    <w:p w14:paraId="48DCF04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964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965" w:author="Hitech" w:date="2025-06-20T21:40:00Z">
            <w:rPr>
              <w:ins w:id="2966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967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6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metodist.GetLabHoursBySpecialty();</w:t>
        </w:r>
      </w:ins>
    </w:p>
    <w:p w14:paraId="5EFBA91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969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970" w:author="Hitech" w:date="2025-06-20T21:40:00Z">
            <w:rPr>
              <w:ins w:id="2971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972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7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974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7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.Read();</w:t>
        </w:r>
      </w:ins>
    </w:p>
    <w:p w14:paraId="7792BF8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976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977" w:author="Hitech" w:date="2025-06-20T21:40:00Z">
            <w:rPr>
              <w:ins w:id="2978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979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8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2981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8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.Clear();</w:t>
        </w:r>
      </w:ins>
    </w:p>
    <w:p w14:paraId="53C9A42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983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984" w:author="Hitech" w:date="2025-06-20T21:40:00Z">
            <w:rPr>
              <w:ins w:id="2985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986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8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988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break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89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79AA985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990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2991" w:author="Hitech" w:date="2025-06-20T21:40:00Z">
            <w:rPr>
              <w:ins w:id="2992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993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94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2995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case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9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2997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"4"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299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:</w:t>
        </w:r>
      </w:ins>
    </w:p>
    <w:p w14:paraId="20A2782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2999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000" w:author="Hitech" w:date="2025-06-20T21:40:00Z">
            <w:rPr>
              <w:ins w:id="3001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002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0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metodist.DeleteSpecialty();</w:t>
        </w:r>
      </w:ins>
    </w:p>
    <w:p w14:paraId="13E92FE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004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005" w:author="Hitech" w:date="2025-06-20T21:40:00Z">
            <w:rPr>
              <w:ins w:id="3006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007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0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009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1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.Read();</w:t>
        </w:r>
      </w:ins>
    </w:p>
    <w:p w14:paraId="73DEF3A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011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012" w:author="Hitech" w:date="2025-06-20T21:40:00Z">
            <w:rPr>
              <w:ins w:id="3013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014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1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016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1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.Clear();</w:t>
        </w:r>
      </w:ins>
    </w:p>
    <w:p w14:paraId="4B352B0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018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019" w:author="Hitech" w:date="2025-06-20T21:40:00Z">
            <w:rPr>
              <w:ins w:id="3020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021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2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023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break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24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51BF6BC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025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026" w:author="Hitech" w:date="2025-06-20T21:40:00Z">
            <w:rPr>
              <w:ins w:id="3027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028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29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030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case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3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3032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"5"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3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:</w:t>
        </w:r>
      </w:ins>
    </w:p>
    <w:p w14:paraId="37977848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034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035" w:author="Hitech" w:date="2025-06-20T21:40:00Z">
            <w:rPr>
              <w:ins w:id="3036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037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3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metodist.AddDepartment();</w:t>
        </w:r>
      </w:ins>
    </w:p>
    <w:p w14:paraId="48EE2FB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039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040" w:author="Hitech" w:date="2025-06-20T21:40:00Z">
            <w:rPr>
              <w:ins w:id="3041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042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4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044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4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.Read();</w:t>
        </w:r>
      </w:ins>
    </w:p>
    <w:p w14:paraId="74A90C8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046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047" w:author="Hitech" w:date="2025-06-20T21:40:00Z">
            <w:rPr>
              <w:ins w:id="3048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049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5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051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5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.Clear();</w:t>
        </w:r>
      </w:ins>
    </w:p>
    <w:p w14:paraId="1452150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053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054" w:author="Hitech" w:date="2025-06-20T21:40:00Z">
            <w:rPr>
              <w:ins w:id="3055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056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5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058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break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59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2BFD3E6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060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061" w:author="Hitech" w:date="2025-06-20T21:40:00Z">
            <w:rPr>
              <w:ins w:id="3062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063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64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065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case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6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3067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"6"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6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:</w:t>
        </w:r>
      </w:ins>
    </w:p>
    <w:p w14:paraId="2D4FCA3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069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070" w:author="Hitech" w:date="2025-06-20T21:40:00Z">
            <w:rPr>
              <w:ins w:id="3071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072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7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metodist.PrintDepartments();</w:t>
        </w:r>
      </w:ins>
    </w:p>
    <w:p w14:paraId="690E515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074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075" w:author="Hitech" w:date="2025-06-20T21:40:00Z">
            <w:rPr>
              <w:ins w:id="3076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077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7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079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8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.Read();</w:t>
        </w:r>
      </w:ins>
    </w:p>
    <w:p w14:paraId="65524B0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081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082" w:author="Hitech" w:date="2025-06-20T21:40:00Z">
            <w:rPr>
              <w:ins w:id="3083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084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8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086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8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.Clear();</w:t>
        </w:r>
      </w:ins>
    </w:p>
    <w:p w14:paraId="2114DA4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088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089" w:author="Hitech" w:date="2025-06-20T21:40:00Z">
            <w:rPr>
              <w:ins w:id="3090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091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9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093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break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94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3807B3D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095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096" w:author="Hitech" w:date="2025-06-20T21:40:00Z">
            <w:rPr>
              <w:ins w:id="3097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098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099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100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case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0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3102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"7"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0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:</w:t>
        </w:r>
      </w:ins>
    </w:p>
    <w:p w14:paraId="1A8BCA6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104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105" w:author="Hitech" w:date="2025-06-20T21:40:00Z">
            <w:rPr>
              <w:ins w:id="3106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107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0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metodist.SemNagr();</w:t>
        </w:r>
      </w:ins>
    </w:p>
    <w:p w14:paraId="7FDF9B5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109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110" w:author="Hitech" w:date="2025-06-20T21:40:00Z">
            <w:rPr>
              <w:ins w:id="3111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112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1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114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1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.Read();</w:t>
        </w:r>
      </w:ins>
    </w:p>
    <w:p w14:paraId="405749F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116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117" w:author="Hitech" w:date="2025-06-20T21:40:00Z">
            <w:rPr>
              <w:ins w:id="3118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119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2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121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2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.Clear();</w:t>
        </w:r>
      </w:ins>
    </w:p>
    <w:p w14:paraId="6FBDA88D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123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124" w:author="Hitech" w:date="2025-06-20T21:40:00Z">
            <w:rPr>
              <w:ins w:id="3125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126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2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128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break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29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59F813EB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130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131" w:author="Hitech" w:date="2025-06-20T21:40:00Z">
            <w:rPr>
              <w:ins w:id="3132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133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34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135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case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3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3137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"8"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3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:</w:t>
        </w:r>
      </w:ins>
    </w:p>
    <w:p w14:paraId="1D21116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139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140" w:author="Hitech" w:date="2025-06-20T21:40:00Z">
            <w:rPr>
              <w:ins w:id="3141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142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4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metodist.AddDiscipline();</w:t>
        </w:r>
      </w:ins>
    </w:p>
    <w:p w14:paraId="18A4D5D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144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145" w:author="Hitech" w:date="2025-06-20T21:40:00Z">
            <w:rPr>
              <w:ins w:id="3146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147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4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149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5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.Read();</w:t>
        </w:r>
      </w:ins>
    </w:p>
    <w:p w14:paraId="06AC488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151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152" w:author="Hitech" w:date="2025-06-20T21:40:00Z">
            <w:rPr>
              <w:ins w:id="3153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154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5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156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5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.Clear();</w:t>
        </w:r>
      </w:ins>
    </w:p>
    <w:p w14:paraId="1A6788C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158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159" w:author="Hitech" w:date="2025-06-20T21:40:00Z">
            <w:rPr>
              <w:ins w:id="3160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161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6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163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break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64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10F758C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165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166" w:author="Hitech" w:date="2025-06-20T21:40:00Z">
            <w:rPr>
              <w:ins w:id="3167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168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69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170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case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7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3172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"9"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7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:</w:t>
        </w:r>
      </w:ins>
    </w:p>
    <w:p w14:paraId="7C15378F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174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175" w:author="Hitech" w:date="2025-06-20T21:40:00Z">
            <w:rPr>
              <w:ins w:id="3176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177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7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metodist.PrintDisciplines();</w:t>
        </w:r>
      </w:ins>
    </w:p>
    <w:p w14:paraId="5501596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179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180" w:author="Hitech" w:date="2025-06-20T21:40:00Z">
            <w:rPr>
              <w:ins w:id="3181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182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8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184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8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.Read();</w:t>
        </w:r>
      </w:ins>
    </w:p>
    <w:p w14:paraId="2FD02A1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186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187" w:author="Hitech" w:date="2025-06-20T21:40:00Z">
            <w:rPr>
              <w:ins w:id="3188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189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9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191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9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.Clear();</w:t>
        </w:r>
      </w:ins>
    </w:p>
    <w:p w14:paraId="5FEAEA53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193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194" w:author="Hitech" w:date="2025-06-20T21:40:00Z">
            <w:rPr>
              <w:ins w:id="3195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196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9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198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break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199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522C60A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200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201" w:author="Hitech" w:date="2025-06-20T21:40:00Z">
            <w:rPr>
              <w:ins w:id="3202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203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04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205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case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0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3207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"10"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0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:</w:t>
        </w:r>
      </w:ins>
    </w:p>
    <w:p w14:paraId="0B857D4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209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210" w:author="Hitech" w:date="2025-06-20T21:40:00Z">
            <w:rPr>
              <w:ins w:id="3211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212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1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metodist.PokazatChasyPoDiscipline();</w:t>
        </w:r>
      </w:ins>
    </w:p>
    <w:p w14:paraId="1B22E72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214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215" w:author="Hitech" w:date="2025-06-20T21:40:00Z">
            <w:rPr>
              <w:ins w:id="3216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217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1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219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2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.Read();</w:t>
        </w:r>
      </w:ins>
    </w:p>
    <w:p w14:paraId="25099F87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221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3222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2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>
          <w:rPr>
            <w:rFonts w:ascii="Cascadia Mono" w:hAnsi="Cascadia Mono" w:cs="Cascadia Mono"/>
            <w:color w:val="2B91AF"/>
            <w:sz w:val="19"/>
            <w:szCs w:val="19"/>
            <w:highlight w:val="white"/>
          </w:rPr>
          <w:t>Console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.Clear();</w:t>
        </w:r>
      </w:ins>
    </w:p>
    <w:p w14:paraId="7D39BCE8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224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3225" w:author="Hitech" w:date="2025-06-20T21:40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                   </w:t>
        </w:r>
        <w:r>
          <w:rPr>
            <w:rFonts w:ascii="Cascadia Mono" w:hAnsi="Cascadia Mono" w:cs="Cascadia Mono"/>
            <w:color w:val="0000FF"/>
            <w:sz w:val="19"/>
            <w:szCs w:val="19"/>
            <w:highlight w:val="white"/>
          </w:rPr>
          <w:t>break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;</w:t>
        </w:r>
      </w:ins>
    </w:p>
    <w:p w14:paraId="2B10F955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226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3227" w:author="Hitech" w:date="2025-06-20T21:40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               </w:t>
        </w:r>
        <w:r>
          <w:rPr>
            <w:rFonts w:ascii="Cascadia Mono" w:hAnsi="Cascadia Mono" w:cs="Cascadia Mono"/>
            <w:color w:val="0000FF"/>
            <w:sz w:val="19"/>
            <w:szCs w:val="19"/>
            <w:highlight w:val="white"/>
          </w:rPr>
          <w:t>case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"11"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:</w:t>
        </w:r>
      </w:ins>
    </w:p>
    <w:p w14:paraId="4539FED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228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229" w:author="Hitech" w:date="2025-06-20T21:40:00Z">
            <w:rPr>
              <w:ins w:id="3230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231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3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metodist.GetDisciplinesByDepartment();</w:t>
        </w:r>
      </w:ins>
    </w:p>
    <w:p w14:paraId="5CF1F9C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233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234" w:author="Hitech" w:date="2025-06-20T21:40:00Z">
            <w:rPr>
              <w:ins w:id="3235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236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3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238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39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.Read();</w:t>
        </w:r>
      </w:ins>
    </w:p>
    <w:p w14:paraId="4A07732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240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241" w:author="Hitech" w:date="2025-06-20T21:40:00Z">
            <w:rPr>
              <w:ins w:id="3242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243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44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245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4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.Clear();</w:t>
        </w:r>
      </w:ins>
    </w:p>
    <w:p w14:paraId="1AD95352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247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248" w:author="Hitech" w:date="2025-06-20T21:40:00Z">
            <w:rPr>
              <w:ins w:id="3249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250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5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252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break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5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1E5E347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254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255" w:author="Hitech" w:date="2025-06-20T21:40:00Z">
            <w:rPr>
              <w:ins w:id="3256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257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5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259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case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6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3261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"12"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6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:</w:t>
        </w:r>
      </w:ins>
    </w:p>
    <w:p w14:paraId="1F0EFA7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263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264" w:author="Hitech" w:date="2025-06-20T21:40:00Z">
            <w:rPr>
              <w:ins w:id="3265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266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6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metodist.GetMinMaxDisciplineHours();</w:t>
        </w:r>
      </w:ins>
    </w:p>
    <w:p w14:paraId="1CAA92A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268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269" w:author="Hitech" w:date="2025-06-20T21:40:00Z">
            <w:rPr>
              <w:ins w:id="3270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271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7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273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74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.Read();</w:t>
        </w:r>
      </w:ins>
    </w:p>
    <w:p w14:paraId="56C8BCB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275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276" w:author="Hitech" w:date="2025-06-20T21:40:00Z">
            <w:rPr>
              <w:ins w:id="3277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278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79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280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8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.Clear();</w:t>
        </w:r>
      </w:ins>
    </w:p>
    <w:p w14:paraId="6DFCFDEA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282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283" w:author="Hitech" w:date="2025-06-20T21:40:00Z">
            <w:rPr>
              <w:ins w:id="3284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285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8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287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break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8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1DA5EBC0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289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290" w:author="Hitech" w:date="2025-06-20T21:40:00Z">
            <w:rPr>
              <w:ins w:id="3291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292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9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294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case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9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3296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"13"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29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:</w:t>
        </w:r>
      </w:ins>
    </w:p>
    <w:p w14:paraId="0151F46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298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299" w:author="Hitech" w:date="2025-06-20T21:40:00Z">
            <w:rPr>
              <w:ins w:id="3300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301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0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metodist.GetTotalExamsAndTestsByDepartment();</w:t>
        </w:r>
      </w:ins>
    </w:p>
    <w:p w14:paraId="4019CA1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303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304" w:author="Hitech" w:date="2025-06-20T21:40:00Z">
            <w:rPr>
              <w:ins w:id="3305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306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0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308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09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.Read();</w:t>
        </w:r>
      </w:ins>
    </w:p>
    <w:p w14:paraId="386BAB4E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310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311" w:author="Hitech" w:date="2025-06-20T21:40:00Z">
            <w:rPr>
              <w:ins w:id="3312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313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14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315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1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.Clear();</w:t>
        </w:r>
      </w:ins>
    </w:p>
    <w:p w14:paraId="15979C7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317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318" w:author="Hitech" w:date="2025-06-20T21:40:00Z">
            <w:rPr>
              <w:ins w:id="3319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320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2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322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break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23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74594B01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324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325" w:author="Hitech" w:date="2025-06-20T21:40:00Z">
            <w:rPr>
              <w:ins w:id="3326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327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2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lastRenderedPageBreak/>
          <w:t xml:space="preserve">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329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case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3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3331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"14"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3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:</w:t>
        </w:r>
      </w:ins>
    </w:p>
    <w:p w14:paraId="209F48CC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333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334" w:author="Hitech" w:date="2025-06-20T21:40:00Z">
            <w:rPr>
              <w:ins w:id="3335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336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3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exit =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338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true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39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19B86F16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340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341" w:author="Hitech" w:date="2025-06-20T21:40:00Z">
            <w:rPr>
              <w:ins w:id="3342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343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44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metodist.SaveData();</w:t>
        </w:r>
      </w:ins>
    </w:p>
    <w:p w14:paraId="538A6294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345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346" w:author="Hitech" w:date="2025-06-20T21:40:00Z">
            <w:rPr>
              <w:ins w:id="3347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348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49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350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break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51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7EF49B75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352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353" w:author="Hitech" w:date="2025-06-20T21:40:00Z">
            <w:rPr>
              <w:ins w:id="3354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355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5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357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case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58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3359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"0"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6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:</w:t>
        </w:r>
      </w:ins>
    </w:p>
    <w:p w14:paraId="08FCD397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361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362" w:author="Hitech" w:date="2025-06-20T21:40:00Z">
            <w:rPr>
              <w:ins w:id="3363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364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6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366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67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664DF389" w14:textId="77777777" w:rsidR="00B310DD" w:rsidRP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368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  <w:lang w:val="en-US"/>
          <w:rPrChange w:id="3369" w:author="Hitech" w:date="2025-06-20T21:40:00Z">
            <w:rPr>
              <w:ins w:id="3370" w:author="Hitech" w:date="2025-06-20T21:40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3371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7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373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default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74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: </w:t>
        </w:r>
        <w:r w:rsidRPr="00B310DD">
          <w:rPr>
            <w:rFonts w:ascii="Cascadia Mono" w:hAnsi="Cascadia Mono" w:cs="Cascadia Mono"/>
            <w:color w:val="2B91AF"/>
            <w:sz w:val="19"/>
            <w:szCs w:val="19"/>
            <w:highlight w:val="white"/>
            <w:lang w:val="en-US"/>
            <w:rPrChange w:id="3375" w:author="Hitech" w:date="2025-06-20T21:40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Console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76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.WriteLine(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3377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Неверный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3378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 xml:space="preserve"> </w:t>
        </w:r>
        <w:r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t>выбор</w:t>
        </w:r>
        <w:r w:rsidRPr="00B310DD">
          <w:rPr>
            <w:rFonts w:ascii="Cascadia Mono" w:hAnsi="Cascadia Mono" w:cs="Cascadia Mono"/>
            <w:color w:val="A31515"/>
            <w:sz w:val="19"/>
            <w:szCs w:val="19"/>
            <w:highlight w:val="white"/>
            <w:lang w:val="en-US"/>
            <w:rPrChange w:id="3379" w:author="Hitech" w:date="2025-06-20T21:40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."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80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); </w:t>
        </w:r>
        <w:r w:rsidRPr="00B310DD">
          <w:rPr>
            <w:rFonts w:ascii="Cascadia Mono" w:hAnsi="Cascadia Mono" w:cs="Cascadia Mono"/>
            <w:color w:val="0000FF"/>
            <w:sz w:val="19"/>
            <w:szCs w:val="19"/>
            <w:highlight w:val="white"/>
            <w:lang w:val="en-US"/>
            <w:rPrChange w:id="3381" w:author="Hitech" w:date="2025-06-20T21:40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break</w:t>
        </w:r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82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5784CB00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383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3384" w:author="Hitech" w:date="2025-06-20T21:40:00Z">
        <w:r w:rsidRPr="00B310DD">
          <w:rPr>
            <w:rFonts w:ascii="Cascadia Mono" w:hAnsi="Cascadia Mono" w:cs="Cascadia Mono"/>
            <w:color w:val="000000"/>
            <w:sz w:val="19"/>
            <w:szCs w:val="19"/>
            <w:highlight w:val="white"/>
            <w:lang w:val="en-US"/>
            <w:rPrChange w:id="3385" w:author="Hitech" w:date="2025-06-20T21:40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}</w:t>
        </w:r>
      </w:ins>
    </w:p>
    <w:p w14:paraId="1C6C9EFC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386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3387" w:author="Hitech" w:date="2025-06-20T21:40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       }</w:t>
        </w:r>
      </w:ins>
    </w:p>
    <w:p w14:paraId="0E1BF72D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388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3389" w:author="Hitech" w:date="2025-06-20T21:40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       </w:t>
        </w:r>
        <w:r>
          <w:rPr>
            <w:rFonts w:ascii="Cascadia Mono" w:hAnsi="Cascadia Mono" w:cs="Cascadia Mono"/>
            <w:color w:val="2B91AF"/>
            <w:sz w:val="19"/>
            <w:szCs w:val="19"/>
            <w:highlight w:val="white"/>
          </w:rPr>
          <w:t>Console</w:t>
        </w:r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.ReadLine();</w:t>
        </w:r>
      </w:ins>
    </w:p>
    <w:p w14:paraId="61E633B7" w14:textId="77777777" w:rsidR="00B310DD" w:rsidRDefault="00B310DD" w:rsidP="00B310DD">
      <w:pPr>
        <w:autoSpaceDE w:val="0"/>
        <w:autoSpaceDN w:val="0"/>
        <w:adjustRightInd w:val="0"/>
        <w:spacing w:after="0" w:line="240" w:lineRule="auto"/>
        <w:rPr>
          <w:ins w:id="3390" w:author="Hitech" w:date="2025-06-20T21:40:00Z"/>
          <w:rFonts w:ascii="Cascadia Mono" w:hAnsi="Cascadia Mono" w:cs="Cascadia Mono"/>
          <w:color w:val="000000"/>
          <w:sz w:val="19"/>
          <w:szCs w:val="19"/>
          <w:highlight w:val="white"/>
        </w:rPr>
      </w:pPr>
      <w:ins w:id="3391" w:author="Hitech" w:date="2025-06-20T21:40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 xml:space="preserve">    }</w:t>
        </w:r>
      </w:ins>
    </w:p>
    <w:p w14:paraId="6742728F" w14:textId="575AE06D" w:rsidR="00914B71" w:rsidRPr="00914B71" w:rsidDel="00B310DD" w:rsidRDefault="00B310DD" w:rsidP="00B310DD">
      <w:pPr>
        <w:autoSpaceDE w:val="0"/>
        <w:autoSpaceDN w:val="0"/>
        <w:adjustRightInd w:val="0"/>
        <w:spacing w:after="0" w:line="240" w:lineRule="auto"/>
        <w:rPr>
          <w:del w:id="3392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ins w:id="3393" w:author="Hitech" w:date="2025-06-20T21:40:00Z">
        <w:r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t>}</w:t>
        </w:r>
      </w:ins>
      <w:del w:id="3394" w:author="Hitech" w:date="2025-06-20T21:38:00Z">
        <w:r w:rsidR="00914B71"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c</w:delText>
        </w:r>
        <w:r w:rsidR="00914B71"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lass</w:delText>
        </w:r>
        <w:r w:rsidR="00914B71"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</w:delText>
        </w:r>
        <w:r w:rsidR="00914B71" w:rsidRPr="00914B71" w:rsidDel="00B310DD">
          <w:rPr>
            <w:rFonts w:ascii="Consolas" w:hAnsi="Consolas" w:cs="Consolas"/>
            <w:color w:val="2B91AF"/>
            <w:sz w:val="19"/>
            <w:szCs w:val="19"/>
            <w:lang w:val="en-US"/>
          </w:rPr>
          <w:delText>Employee</w:delText>
        </w:r>
      </w:del>
    </w:p>
    <w:p w14:paraId="7B31C138" w14:textId="3BB71DD4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395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396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</w:delText>
        </w:r>
      </w:del>
    </w:p>
    <w:p w14:paraId="3ECE896A" w14:textId="508BC941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397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398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&lt;summary&gt;</w:delText>
        </w:r>
      </w:del>
    </w:p>
    <w:p w14:paraId="147A7BF4" w14:textId="115F1C1E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399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00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Del="00B310DD">
          <w:rPr>
            <w:rFonts w:ascii="Consolas" w:hAnsi="Consolas" w:cs="Consolas"/>
            <w:color w:val="008000"/>
            <w:sz w:val="19"/>
            <w:szCs w:val="19"/>
          </w:rPr>
          <w:delText>Свойства</w:delText>
        </w:r>
      </w:del>
    </w:p>
    <w:p w14:paraId="39F20E51" w14:textId="378B9A00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01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02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&lt;/summary&gt;</w:delText>
        </w:r>
      </w:del>
    </w:p>
    <w:p w14:paraId="161C08A1" w14:textId="65D5D7B3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03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04" w:author="Hitech" w:date="2025-06-20T21:38:00Z"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public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int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Key { 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set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; 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get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; }</w:delText>
        </w:r>
      </w:del>
    </w:p>
    <w:p w14:paraId="4C83BBBD" w14:textId="7294E71E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05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06" w:author="Hitech" w:date="2025-06-20T21:38:00Z"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public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string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FIO { 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set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; 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get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; }</w:delText>
        </w:r>
      </w:del>
    </w:p>
    <w:p w14:paraId="74C624CA" w14:textId="55E76955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07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08" w:author="Hitech" w:date="2025-06-20T21:38:00Z"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public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List&lt;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int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&gt; floors = 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new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List&lt;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int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&gt;(7);</w:delText>
        </w:r>
      </w:del>
    </w:p>
    <w:p w14:paraId="707E3F22" w14:textId="0E4F806E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09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10" w:author="Hitech" w:date="2025-06-20T21:38:00Z"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public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List&lt;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string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&gt; days = 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new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List&lt;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string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&gt;(7);</w:delText>
        </w:r>
      </w:del>
    </w:p>
    <w:p w14:paraId="3648EEF8" w14:textId="00195623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11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12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&lt;summary&gt;</w:delText>
        </w:r>
      </w:del>
    </w:p>
    <w:p w14:paraId="27045E10" w14:textId="305A1344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13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14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Del="00B310DD">
          <w:rPr>
            <w:rFonts w:ascii="Consolas" w:hAnsi="Consolas" w:cs="Consolas"/>
            <w:color w:val="008000"/>
            <w:sz w:val="19"/>
            <w:szCs w:val="19"/>
          </w:rPr>
          <w:delText>Конструктор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Del="00B310DD">
          <w:rPr>
            <w:rFonts w:ascii="Consolas" w:hAnsi="Consolas" w:cs="Consolas"/>
            <w:color w:val="008000"/>
            <w:sz w:val="19"/>
            <w:szCs w:val="19"/>
          </w:rPr>
          <w:delText>класса</w:delText>
        </w:r>
      </w:del>
    </w:p>
    <w:p w14:paraId="6D99479A" w14:textId="191EFA4E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15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16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&lt;/summary&gt;</w:delText>
        </w:r>
      </w:del>
    </w:p>
    <w:p w14:paraId="2C5CDD33" w14:textId="1B99861C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17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18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&lt;param name="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key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"&gt;&lt;/param&gt;</w:delText>
        </w:r>
      </w:del>
    </w:p>
    <w:p w14:paraId="019EC9EB" w14:textId="15DB5605" w:rsidR="00095F3A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19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20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&lt;param name="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fio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"&gt;&lt;/param&gt;</w:delText>
        </w:r>
      </w:del>
    </w:p>
    <w:p w14:paraId="43B4EE6C" w14:textId="025A1642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21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22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&lt;param name="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floors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"&gt;&lt;/param&gt;</w:delText>
        </w:r>
      </w:del>
    </w:p>
    <w:p w14:paraId="0F2B8BF7" w14:textId="4FE378F6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23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24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&lt;param name="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days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"&gt;&lt;/param&gt;</w:delText>
        </w:r>
      </w:del>
    </w:p>
    <w:p w14:paraId="14A542CC" w14:textId="67B66779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25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26" w:author="Hitech" w:date="2025-06-20T21:38:00Z"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public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Employee(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int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key,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string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fio,List&lt;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int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&gt;floors,List&lt;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string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&gt;days)</w:delText>
        </w:r>
      </w:del>
    </w:p>
    <w:p w14:paraId="23004B33" w14:textId="5BAC746E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27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28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</w:delText>
        </w:r>
      </w:del>
    </w:p>
    <w:p w14:paraId="5D51BB1E" w14:textId="01FB9A3F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29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30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Key = key;</w:delText>
        </w:r>
      </w:del>
    </w:p>
    <w:p w14:paraId="238454B4" w14:textId="2C592726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31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32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FIO = fio;</w:delText>
        </w:r>
      </w:del>
    </w:p>
    <w:p w14:paraId="26B238F6" w14:textId="6B498367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33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34" w:author="Hitech" w:date="2025-06-20T21:38:00Z"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this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.floors = floors;</w:delText>
        </w:r>
      </w:del>
    </w:p>
    <w:p w14:paraId="1E3FF85B" w14:textId="76798E56" w:rsidR="00095F3A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35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36" w:author="Hitech" w:date="2025-06-20T21:38:00Z"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this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.days = days;</w:delText>
        </w:r>
      </w:del>
    </w:p>
    <w:p w14:paraId="17277D5F" w14:textId="305679F8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37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38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}</w:delText>
        </w:r>
      </w:del>
    </w:p>
    <w:p w14:paraId="610175D5" w14:textId="2E08E25F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39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40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&lt;summary&gt;</w:delText>
        </w:r>
      </w:del>
    </w:p>
    <w:p w14:paraId="101261CB" w14:textId="3EC49066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41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42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Del="00B310DD">
          <w:rPr>
            <w:rFonts w:ascii="Consolas" w:hAnsi="Consolas" w:cs="Consolas"/>
            <w:color w:val="008000"/>
            <w:sz w:val="19"/>
            <w:szCs w:val="19"/>
          </w:rPr>
          <w:delText>Метод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Del="00B310DD">
          <w:rPr>
            <w:rFonts w:ascii="Consolas" w:hAnsi="Consolas" w:cs="Consolas"/>
            <w:color w:val="008000"/>
            <w:sz w:val="19"/>
            <w:szCs w:val="19"/>
          </w:rPr>
          <w:delText>добавления</w:delText>
        </w:r>
      </w:del>
    </w:p>
    <w:p w14:paraId="2C3E746D" w14:textId="427022FF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43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44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&lt;/summary&gt;</w:delText>
        </w:r>
      </w:del>
    </w:p>
    <w:p w14:paraId="73053E9B" w14:textId="4B2E8A1A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45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46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&lt;returns&gt;&lt;/returns&gt;</w:delText>
        </w:r>
      </w:del>
    </w:p>
    <w:p w14:paraId="2B3FA550" w14:textId="57F148D8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47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48" w:author="Hitech" w:date="2025-06-20T21:38:00Z"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public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static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Employee AddEmployee()</w:delText>
        </w:r>
      </w:del>
    </w:p>
    <w:p w14:paraId="43B5C235" w14:textId="5E847A62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49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50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</w:delText>
        </w:r>
      </w:del>
    </w:p>
    <w:p w14:paraId="2EE8446C" w14:textId="3B4D5FC1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51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52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Console.Write(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"</w:delText>
        </w:r>
        <w:r w:rsidDel="00B310DD">
          <w:rPr>
            <w:rFonts w:ascii="Consolas" w:hAnsi="Consolas" w:cs="Consolas"/>
            <w:color w:val="A31515"/>
            <w:sz w:val="19"/>
            <w:szCs w:val="19"/>
          </w:rPr>
          <w:delText>Введите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 xml:space="preserve"> </w:delText>
        </w:r>
        <w:r w:rsidDel="00B310DD">
          <w:rPr>
            <w:rFonts w:ascii="Consolas" w:hAnsi="Consolas" w:cs="Consolas"/>
            <w:color w:val="A31515"/>
            <w:sz w:val="19"/>
            <w:szCs w:val="19"/>
          </w:rPr>
          <w:delText>ключ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:"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);</w:delText>
        </w:r>
      </w:del>
    </w:p>
    <w:p w14:paraId="1F959C8F" w14:textId="3A0EC660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53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54" w:author="Hitech" w:date="2025-06-20T21:38:00Z"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int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key = Convert.ToInt32(Console.ReadLine());</w:delText>
        </w:r>
      </w:del>
    </w:p>
    <w:p w14:paraId="49A3CBB4" w14:textId="339ABBD3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55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56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Console.Write(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"</w:delText>
        </w:r>
        <w:r w:rsidDel="00B310DD">
          <w:rPr>
            <w:rFonts w:ascii="Consolas" w:hAnsi="Consolas" w:cs="Consolas"/>
            <w:color w:val="A31515"/>
            <w:sz w:val="19"/>
            <w:szCs w:val="19"/>
          </w:rPr>
          <w:delText>Введите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 xml:space="preserve"> </w:delText>
        </w:r>
        <w:r w:rsidDel="00B310DD">
          <w:rPr>
            <w:rFonts w:ascii="Consolas" w:hAnsi="Consolas" w:cs="Consolas"/>
            <w:color w:val="A31515"/>
            <w:sz w:val="19"/>
            <w:szCs w:val="19"/>
          </w:rPr>
          <w:delText>ФИО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:"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);</w:delText>
        </w:r>
      </w:del>
    </w:p>
    <w:p w14:paraId="2BCA833F" w14:textId="5897D5F9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57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58" w:author="Hitech" w:date="2025-06-20T21:38:00Z"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string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fio = Console.ReadLine();</w:delText>
        </w:r>
      </w:del>
    </w:p>
    <w:p w14:paraId="1319CCF9" w14:textId="6F323BAC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59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60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List&lt;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int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&gt; floors = 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new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List&lt;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int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&gt;(7);</w:delText>
        </w:r>
      </w:del>
    </w:p>
    <w:p w14:paraId="5FD93210" w14:textId="2280EC87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61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62" w:author="Hitech" w:date="2025-06-20T21:38:00Z"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for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(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int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i=0;i&lt;floors.Capacity;i++)</w:delText>
        </w:r>
      </w:del>
    </w:p>
    <w:p w14:paraId="2A628633" w14:textId="46FECDE2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63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64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</w:delText>
        </w:r>
      </w:del>
    </w:p>
    <w:p w14:paraId="20C32C12" w14:textId="37DA0906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65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66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Console.Write(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"</w:delText>
        </w:r>
        <w:r w:rsidDel="00B310DD">
          <w:rPr>
            <w:rFonts w:ascii="Consolas" w:hAnsi="Consolas" w:cs="Consolas"/>
            <w:color w:val="A31515"/>
            <w:sz w:val="19"/>
            <w:szCs w:val="19"/>
          </w:rPr>
          <w:delText>Введите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 xml:space="preserve"> </w:delText>
        </w:r>
        <w:r w:rsidDel="00B310DD">
          <w:rPr>
            <w:rFonts w:ascii="Consolas" w:hAnsi="Consolas" w:cs="Consolas"/>
            <w:color w:val="A31515"/>
            <w:sz w:val="19"/>
            <w:szCs w:val="19"/>
          </w:rPr>
          <w:delText>этаж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:"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);</w:delText>
        </w:r>
      </w:del>
    </w:p>
    <w:p w14:paraId="7A7E6456" w14:textId="7F6E9002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67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68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floors.Add(Convert.ToInt32(Console.ReadLine()));</w:delText>
        </w:r>
      </w:del>
    </w:p>
    <w:p w14:paraId="5DDC211D" w14:textId="0546F567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69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70" w:author="Hitech" w:date="2025-06-20T21:38:00Z"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if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(floors[i]&gt;3)</w:delText>
        </w:r>
      </w:del>
    </w:p>
    <w:p w14:paraId="60EF48B3" w14:textId="0E4128C4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71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72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</w:delText>
        </w:r>
      </w:del>
    </w:p>
    <w:p w14:paraId="56C4DBD5" w14:textId="514DB800" w:rsidR="00914B71" w:rsidRPr="001F3524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73" w:author="Hitech" w:date="2025-06-20T21:38:00Z"/>
          <w:rFonts w:ascii="Consolas" w:hAnsi="Consolas" w:cs="Consolas"/>
          <w:color w:val="000000"/>
          <w:sz w:val="19"/>
          <w:szCs w:val="19"/>
        </w:rPr>
      </w:pPr>
      <w:del w:id="3474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Console</w:delText>
        </w:r>
        <w:r w:rsidRPr="001F3524" w:rsidDel="00B310DD">
          <w:rPr>
            <w:rFonts w:ascii="Consolas" w:hAnsi="Consolas" w:cs="Consolas"/>
            <w:color w:val="000000"/>
            <w:sz w:val="19"/>
            <w:szCs w:val="19"/>
          </w:rPr>
          <w:delText>.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Write</w:delText>
        </w:r>
        <w:r w:rsidRPr="001F3524" w:rsidDel="00B310DD">
          <w:rPr>
            <w:rFonts w:ascii="Consolas" w:hAnsi="Consolas" w:cs="Consolas"/>
            <w:color w:val="000000"/>
            <w:sz w:val="19"/>
            <w:szCs w:val="19"/>
          </w:rPr>
          <w:delText>(</w:delText>
        </w:r>
        <w:r w:rsidRPr="001F3524" w:rsidDel="00B310DD">
          <w:rPr>
            <w:rFonts w:ascii="Consolas" w:hAnsi="Consolas" w:cs="Consolas"/>
            <w:color w:val="A31515"/>
            <w:sz w:val="19"/>
            <w:szCs w:val="19"/>
          </w:rPr>
          <w:delText>"</w:delText>
        </w:r>
        <w:r w:rsidDel="00B310DD">
          <w:rPr>
            <w:rFonts w:ascii="Consolas" w:hAnsi="Consolas" w:cs="Consolas"/>
            <w:color w:val="A31515"/>
            <w:sz w:val="19"/>
            <w:szCs w:val="19"/>
          </w:rPr>
          <w:delText>Попробуйте</w:delText>
        </w:r>
        <w:r w:rsidRPr="001F3524" w:rsidDel="00B310DD">
          <w:rPr>
            <w:rFonts w:ascii="Consolas" w:hAnsi="Consolas" w:cs="Consolas"/>
            <w:color w:val="A31515"/>
            <w:sz w:val="19"/>
            <w:szCs w:val="19"/>
          </w:rPr>
          <w:delText xml:space="preserve"> </w:delText>
        </w:r>
        <w:r w:rsidDel="00B310DD">
          <w:rPr>
            <w:rFonts w:ascii="Consolas" w:hAnsi="Consolas" w:cs="Consolas"/>
            <w:color w:val="A31515"/>
            <w:sz w:val="19"/>
            <w:szCs w:val="19"/>
          </w:rPr>
          <w:delText>еще</w:delText>
        </w:r>
        <w:r w:rsidRPr="001F3524" w:rsidDel="00B310DD">
          <w:rPr>
            <w:rFonts w:ascii="Consolas" w:hAnsi="Consolas" w:cs="Consolas"/>
            <w:color w:val="A31515"/>
            <w:sz w:val="19"/>
            <w:szCs w:val="19"/>
          </w:rPr>
          <w:delText xml:space="preserve"> </w:delText>
        </w:r>
        <w:r w:rsidDel="00B310DD">
          <w:rPr>
            <w:rFonts w:ascii="Consolas" w:hAnsi="Consolas" w:cs="Consolas"/>
            <w:color w:val="A31515"/>
            <w:sz w:val="19"/>
            <w:szCs w:val="19"/>
          </w:rPr>
          <w:delText>раз</w:delText>
        </w:r>
        <w:r w:rsidRPr="001F3524" w:rsidDel="00B310DD">
          <w:rPr>
            <w:rFonts w:ascii="Consolas" w:hAnsi="Consolas" w:cs="Consolas"/>
            <w:color w:val="A31515"/>
            <w:sz w:val="19"/>
            <w:szCs w:val="19"/>
          </w:rPr>
          <w:delText>,</w:delText>
        </w:r>
        <w:r w:rsidDel="00B310DD">
          <w:rPr>
            <w:rFonts w:ascii="Consolas" w:hAnsi="Consolas" w:cs="Consolas"/>
            <w:color w:val="A31515"/>
            <w:sz w:val="19"/>
            <w:szCs w:val="19"/>
          </w:rPr>
          <w:delText>ошибка</w:delText>
        </w:r>
        <w:r w:rsidRPr="001F3524" w:rsidDel="00B310DD">
          <w:rPr>
            <w:rFonts w:ascii="Consolas" w:hAnsi="Consolas" w:cs="Consolas"/>
            <w:color w:val="A31515"/>
            <w:sz w:val="19"/>
            <w:szCs w:val="19"/>
          </w:rPr>
          <w:delText>:"</w:delText>
        </w:r>
        <w:r w:rsidRPr="001F3524" w:rsidDel="00B310DD">
          <w:rPr>
            <w:rFonts w:ascii="Consolas" w:hAnsi="Consolas" w:cs="Consolas"/>
            <w:color w:val="000000"/>
            <w:sz w:val="19"/>
            <w:szCs w:val="19"/>
          </w:rPr>
          <w:delText>);</w:delText>
        </w:r>
      </w:del>
    </w:p>
    <w:p w14:paraId="59326E4B" w14:textId="2D98A7A6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75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76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loors[i] = Convert.ToInt32(Console.ReadLine());</w:delText>
        </w:r>
      </w:del>
    </w:p>
    <w:p w14:paraId="7EBE0D02" w14:textId="5464685D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77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78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}</w:delText>
        </w:r>
      </w:del>
    </w:p>
    <w:p w14:paraId="5C05F6CB" w14:textId="2B04A88E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79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80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}</w:delText>
        </w:r>
      </w:del>
    </w:p>
    <w:p w14:paraId="6BD9A754" w14:textId="799E095E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81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82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List&lt;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string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&gt; days = 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new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List&lt;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string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&gt;(7);</w:delText>
        </w:r>
      </w:del>
    </w:p>
    <w:p w14:paraId="17F53CB3" w14:textId="3BDA2C24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83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84" w:author="Hitech" w:date="2025-06-20T21:38:00Z"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for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(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int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i=0;i&lt;days.Capacity;i++)</w:delText>
        </w:r>
      </w:del>
    </w:p>
    <w:p w14:paraId="36266A2E" w14:textId="3BDC2A82" w:rsid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85" w:author="Hitech" w:date="2025-06-20T21:38:00Z"/>
          <w:rFonts w:ascii="Consolas" w:hAnsi="Consolas" w:cs="Consolas"/>
          <w:color w:val="000000"/>
          <w:sz w:val="19"/>
          <w:szCs w:val="19"/>
        </w:rPr>
      </w:pPr>
      <w:del w:id="3486" w:author="Hitech" w:date="2025-06-20T21:38:00Z">
        <w:r w:rsidDel="00B310DD">
          <w:rPr>
            <w:rFonts w:ascii="Consolas" w:hAnsi="Consolas" w:cs="Consolas"/>
            <w:color w:val="000000"/>
            <w:sz w:val="19"/>
            <w:szCs w:val="19"/>
          </w:rPr>
          <w:delText>{</w:delText>
        </w:r>
      </w:del>
    </w:p>
    <w:p w14:paraId="7AC447AA" w14:textId="4A1CB7BE" w:rsid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87" w:author="Hitech" w:date="2025-06-20T21:38:00Z"/>
          <w:rFonts w:ascii="Consolas" w:hAnsi="Consolas" w:cs="Consolas"/>
          <w:color w:val="000000"/>
          <w:sz w:val="19"/>
          <w:szCs w:val="19"/>
        </w:rPr>
      </w:pPr>
      <w:del w:id="3488" w:author="Hitech" w:date="2025-06-20T21:38:00Z">
        <w:r w:rsidDel="00B310DD">
          <w:rPr>
            <w:rFonts w:ascii="Consolas" w:hAnsi="Consolas" w:cs="Consolas"/>
            <w:color w:val="000000"/>
            <w:sz w:val="19"/>
            <w:szCs w:val="19"/>
          </w:rPr>
          <w:delText>Console.Write(</w:delText>
        </w:r>
        <w:r w:rsidDel="00B310DD">
          <w:rPr>
            <w:rFonts w:ascii="Consolas" w:hAnsi="Consolas" w:cs="Consolas"/>
            <w:color w:val="A31515"/>
            <w:sz w:val="19"/>
            <w:szCs w:val="19"/>
          </w:rPr>
          <w:delText>"Введите день недели:"</w:delText>
        </w:r>
        <w:r w:rsidDel="00B310DD">
          <w:rPr>
            <w:rFonts w:ascii="Consolas" w:hAnsi="Consolas" w:cs="Consolas"/>
            <w:color w:val="000000"/>
            <w:sz w:val="19"/>
            <w:szCs w:val="19"/>
          </w:rPr>
          <w:delText>);</w:delText>
        </w:r>
      </w:del>
    </w:p>
    <w:p w14:paraId="56FE469C" w14:textId="4AC1D80D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89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90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days.Add(Console.ReadLine());</w:delText>
        </w:r>
      </w:del>
    </w:p>
    <w:p w14:paraId="73E7A044" w14:textId="098A575F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91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92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}</w:delText>
        </w:r>
      </w:del>
    </w:p>
    <w:p w14:paraId="17FC497E" w14:textId="657F61F4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93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494" w:author="Hitech" w:date="2025-06-20T21:38:00Z"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return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new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Employee(key,fio,floors,days);</w:delText>
        </w:r>
      </w:del>
    </w:p>
    <w:p w14:paraId="449C12C2" w14:textId="62DDA7B4" w:rsid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95" w:author="Hitech" w:date="2025-06-20T21:38:00Z"/>
          <w:rFonts w:ascii="Consolas" w:hAnsi="Consolas" w:cs="Consolas"/>
          <w:color w:val="000000"/>
          <w:sz w:val="19"/>
          <w:szCs w:val="19"/>
        </w:rPr>
      </w:pPr>
      <w:del w:id="3496" w:author="Hitech" w:date="2025-06-20T21:38:00Z">
        <w:r w:rsidDel="00B310DD">
          <w:rPr>
            <w:rFonts w:ascii="Consolas" w:hAnsi="Consolas" w:cs="Consolas"/>
            <w:color w:val="000000"/>
            <w:sz w:val="19"/>
            <w:szCs w:val="19"/>
          </w:rPr>
          <w:delText>}</w:delText>
        </w:r>
      </w:del>
    </w:p>
    <w:p w14:paraId="328867DB" w14:textId="4E6F0D39" w:rsid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97" w:author="Hitech" w:date="2025-06-20T21:38:00Z"/>
          <w:rFonts w:ascii="Consolas" w:hAnsi="Consolas" w:cs="Consolas"/>
          <w:color w:val="000000"/>
          <w:sz w:val="19"/>
          <w:szCs w:val="19"/>
        </w:rPr>
      </w:pPr>
      <w:del w:id="3498" w:author="Hitech" w:date="2025-06-20T21:38:00Z">
        <w:r w:rsidDel="00B310DD">
          <w:rPr>
            <w:rFonts w:ascii="Consolas" w:hAnsi="Consolas" w:cs="Consolas"/>
            <w:color w:val="808080"/>
            <w:sz w:val="19"/>
            <w:szCs w:val="19"/>
          </w:rPr>
          <w:delText>///</w:delText>
        </w:r>
        <w:r w:rsidDel="00B310DD">
          <w:rPr>
            <w:rFonts w:ascii="Consolas" w:hAnsi="Consolas" w:cs="Consolas"/>
            <w:color w:val="008000"/>
            <w:sz w:val="19"/>
            <w:szCs w:val="19"/>
          </w:rPr>
          <w:delText xml:space="preserve"> </w:delText>
        </w:r>
        <w:r w:rsidDel="00B310DD">
          <w:rPr>
            <w:rFonts w:ascii="Consolas" w:hAnsi="Consolas" w:cs="Consolas"/>
            <w:color w:val="808080"/>
            <w:sz w:val="19"/>
            <w:szCs w:val="19"/>
          </w:rPr>
          <w:delText>&lt;summary&gt;</w:delText>
        </w:r>
      </w:del>
    </w:p>
    <w:p w14:paraId="36050C0F" w14:textId="2E7CE644" w:rsid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499" w:author="Hitech" w:date="2025-06-20T21:38:00Z"/>
          <w:rFonts w:ascii="Consolas" w:hAnsi="Consolas" w:cs="Consolas"/>
          <w:color w:val="000000"/>
          <w:sz w:val="19"/>
          <w:szCs w:val="19"/>
        </w:rPr>
      </w:pPr>
      <w:del w:id="3500" w:author="Hitech" w:date="2025-06-20T21:38:00Z">
        <w:r w:rsidDel="00B310DD">
          <w:rPr>
            <w:rFonts w:ascii="Consolas" w:hAnsi="Consolas" w:cs="Consolas"/>
            <w:color w:val="808080"/>
            <w:sz w:val="19"/>
            <w:szCs w:val="19"/>
          </w:rPr>
          <w:delText>///</w:delText>
        </w:r>
        <w:r w:rsidDel="00B310DD">
          <w:rPr>
            <w:rFonts w:ascii="Consolas" w:hAnsi="Consolas" w:cs="Consolas"/>
            <w:color w:val="008000"/>
            <w:sz w:val="19"/>
            <w:szCs w:val="19"/>
          </w:rPr>
          <w:delText xml:space="preserve"> Метод записи в файл</w:delText>
        </w:r>
      </w:del>
    </w:p>
    <w:p w14:paraId="7AAC6A92" w14:textId="6E992D14" w:rsid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01" w:author="Hitech" w:date="2025-06-20T21:38:00Z"/>
          <w:rFonts w:ascii="Consolas" w:hAnsi="Consolas" w:cs="Consolas"/>
          <w:color w:val="000000"/>
          <w:sz w:val="19"/>
          <w:szCs w:val="19"/>
        </w:rPr>
      </w:pPr>
      <w:del w:id="3502" w:author="Hitech" w:date="2025-06-20T21:38:00Z">
        <w:r w:rsidDel="00B310DD">
          <w:rPr>
            <w:rFonts w:ascii="Consolas" w:hAnsi="Consolas" w:cs="Consolas"/>
            <w:color w:val="808080"/>
            <w:sz w:val="19"/>
            <w:szCs w:val="19"/>
          </w:rPr>
          <w:delText>///</w:delText>
        </w:r>
        <w:r w:rsidDel="00B310DD">
          <w:rPr>
            <w:rFonts w:ascii="Consolas" w:hAnsi="Consolas" w:cs="Consolas"/>
            <w:color w:val="008000"/>
            <w:sz w:val="19"/>
            <w:szCs w:val="19"/>
          </w:rPr>
          <w:delText xml:space="preserve"> </w:delText>
        </w:r>
        <w:r w:rsidDel="00B310DD">
          <w:rPr>
            <w:rFonts w:ascii="Consolas" w:hAnsi="Consolas" w:cs="Consolas"/>
            <w:color w:val="808080"/>
            <w:sz w:val="19"/>
            <w:szCs w:val="19"/>
          </w:rPr>
          <w:delText>&lt;/summary&gt;</w:delText>
        </w:r>
      </w:del>
    </w:p>
    <w:p w14:paraId="43815C0C" w14:textId="3C89FF20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03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04" w:author="Hitech" w:date="2025-06-20T21:38:00Z"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public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void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SaveEmployees()</w:delText>
        </w:r>
      </w:del>
    </w:p>
    <w:p w14:paraId="54B51FAF" w14:textId="150D4F6F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05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06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</w:delText>
        </w:r>
      </w:del>
    </w:p>
    <w:p w14:paraId="438D68EC" w14:textId="467EB698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07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08" w:author="Hitech" w:date="2025-06-20T21:38:00Z"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using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(StreamWriter writer=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new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StreamWriter(</w:delText>
        </w:r>
        <w:r w:rsidRPr="00914B71" w:rsidDel="00B310DD">
          <w:rPr>
            <w:rFonts w:ascii="Consolas" w:hAnsi="Consolas" w:cs="Consolas"/>
            <w:color w:val="800000"/>
            <w:sz w:val="19"/>
            <w:szCs w:val="19"/>
            <w:lang w:val="en-US"/>
          </w:rPr>
          <w:delText>@"C:\Users\andre\OneDrive\</w:delText>
        </w:r>
        <w:r w:rsidDel="00B310DD">
          <w:rPr>
            <w:rFonts w:ascii="Consolas" w:hAnsi="Consolas" w:cs="Consolas"/>
            <w:color w:val="800000"/>
            <w:sz w:val="19"/>
            <w:szCs w:val="19"/>
          </w:rPr>
          <w:delText>Рабочий</w:delText>
        </w:r>
        <w:r w:rsidRPr="00914B71" w:rsidDel="00B310DD">
          <w:rPr>
            <w:rFonts w:ascii="Consolas" w:hAnsi="Consolas" w:cs="Consolas"/>
            <w:color w:val="800000"/>
            <w:sz w:val="19"/>
            <w:szCs w:val="19"/>
            <w:lang w:val="en-US"/>
          </w:rPr>
          <w:delText xml:space="preserve"> </w:delText>
        </w:r>
        <w:r w:rsidDel="00B310DD">
          <w:rPr>
            <w:rFonts w:ascii="Consolas" w:hAnsi="Consolas" w:cs="Consolas"/>
            <w:color w:val="800000"/>
            <w:sz w:val="19"/>
            <w:szCs w:val="19"/>
          </w:rPr>
          <w:delText>стол</w:delText>
        </w:r>
        <w:r w:rsidRPr="00914B71" w:rsidDel="00B310DD">
          <w:rPr>
            <w:rFonts w:ascii="Consolas" w:hAnsi="Consolas" w:cs="Consolas"/>
            <w:color w:val="800000"/>
            <w:sz w:val="19"/>
            <w:szCs w:val="19"/>
            <w:lang w:val="en-US"/>
          </w:rPr>
          <w:delText>\</w:delText>
        </w:r>
        <w:r w:rsidDel="00B310DD">
          <w:rPr>
            <w:rFonts w:ascii="Consolas" w:hAnsi="Consolas" w:cs="Consolas"/>
            <w:color w:val="800000"/>
            <w:sz w:val="19"/>
            <w:szCs w:val="19"/>
          </w:rPr>
          <w:delText>Курсач</w:delText>
        </w:r>
        <w:r w:rsidRPr="00914B71" w:rsidDel="00B310DD">
          <w:rPr>
            <w:rFonts w:ascii="Consolas" w:hAnsi="Consolas" w:cs="Consolas"/>
            <w:color w:val="800000"/>
            <w:sz w:val="19"/>
            <w:szCs w:val="19"/>
            <w:lang w:val="en-US"/>
          </w:rPr>
          <w:delText>\</w:delText>
        </w:r>
        <w:r w:rsidDel="00B310DD">
          <w:rPr>
            <w:rFonts w:ascii="Consolas" w:hAnsi="Consolas" w:cs="Consolas"/>
            <w:color w:val="800000"/>
            <w:sz w:val="19"/>
            <w:szCs w:val="19"/>
          </w:rPr>
          <w:delText>Служащие</w:delText>
        </w:r>
        <w:r w:rsidRPr="00914B71" w:rsidDel="00B310DD">
          <w:rPr>
            <w:rFonts w:ascii="Consolas" w:hAnsi="Consolas" w:cs="Consolas"/>
            <w:color w:val="800000"/>
            <w:sz w:val="19"/>
            <w:szCs w:val="19"/>
            <w:lang w:val="en-US"/>
          </w:rPr>
          <w:delText>.txt"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, 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true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))</w:delText>
        </w:r>
      </w:del>
    </w:p>
    <w:p w14:paraId="22FEF23D" w14:textId="062FBBFD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09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10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</w:delText>
        </w:r>
      </w:del>
    </w:p>
    <w:p w14:paraId="299FD319" w14:textId="465A8D4C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11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12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writer.WriteLine(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$"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{Key}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;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{FIO}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;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{floors[0]}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;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{floors[1]}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;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{floors[2]}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;"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+</w:delText>
        </w:r>
      </w:del>
    </w:p>
    <w:p w14:paraId="73721DC0" w14:textId="4A5DF588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13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14" w:author="Hitech" w:date="2025-06-20T21:38:00Z"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$"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{floors[3]}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;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{floors[4]}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;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{floors[5]}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;"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+</w:delText>
        </w:r>
      </w:del>
    </w:p>
    <w:p w14:paraId="7BEC4D60" w14:textId="4C8426F1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15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16" w:author="Hitech" w:date="2025-06-20T21:38:00Z"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$"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{floors[6]}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;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{days[0]}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;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{days[1]}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;"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+</w:delText>
        </w:r>
      </w:del>
    </w:p>
    <w:p w14:paraId="33615B2E" w14:textId="1AC13C03" w:rsidR="00095F3A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17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18" w:author="Hitech" w:date="2025-06-20T21:38:00Z"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$"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{days[2]}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;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{days[3]}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;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{days[4]}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;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{days[5]}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;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{days[6]}</w:delText>
        </w:r>
        <w:r w:rsidRPr="00914B71" w:rsidDel="00B310DD">
          <w:rPr>
            <w:rFonts w:ascii="Consolas" w:hAnsi="Consolas" w:cs="Consolas"/>
            <w:color w:val="A31515"/>
            <w:sz w:val="19"/>
            <w:szCs w:val="19"/>
            <w:lang w:val="en-US"/>
          </w:rPr>
          <w:delText>;"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);</w:delText>
        </w:r>
      </w:del>
    </w:p>
    <w:p w14:paraId="38F3BE91" w14:textId="022800CE" w:rsidR="00095F3A" w:rsidDel="00B310DD" w:rsidRDefault="00095F3A" w:rsidP="00B310DD">
      <w:pPr>
        <w:autoSpaceDE w:val="0"/>
        <w:autoSpaceDN w:val="0"/>
        <w:adjustRightInd w:val="0"/>
        <w:spacing w:after="0" w:line="240" w:lineRule="auto"/>
        <w:rPr>
          <w:del w:id="3519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20" w:author="Hitech" w:date="2025-06-20T21:38:00Z">
        <w:r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}</w:delText>
        </w:r>
      </w:del>
    </w:p>
    <w:p w14:paraId="79E285C2" w14:textId="53B39DC6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21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22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}</w:delText>
        </w:r>
      </w:del>
    </w:p>
    <w:p w14:paraId="02324F74" w14:textId="5C5EA5E6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23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24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&lt;summary&gt;</w:delText>
        </w:r>
      </w:del>
    </w:p>
    <w:p w14:paraId="5F1EBEE0" w14:textId="4FC7F87B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25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26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Del="00B310DD">
          <w:rPr>
            <w:rFonts w:ascii="Consolas" w:hAnsi="Consolas" w:cs="Consolas"/>
            <w:color w:val="008000"/>
            <w:sz w:val="19"/>
            <w:szCs w:val="19"/>
          </w:rPr>
          <w:delText>Метод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Del="00B310DD">
          <w:rPr>
            <w:rFonts w:ascii="Consolas" w:hAnsi="Consolas" w:cs="Consolas"/>
            <w:color w:val="008000"/>
            <w:sz w:val="19"/>
            <w:szCs w:val="19"/>
          </w:rPr>
          <w:delText>чтения</w:delText>
        </w:r>
      </w:del>
    </w:p>
    <w:p w14:paraId="398D77E3" w14:textId="26A6F114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27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28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&lt;/summary&gt;</w:delText>
        </w:r>
      </w:del>
    </w:p>
    <w:p w14:paraId="033D0826" w14:textId="2B489E86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29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30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&lt;param name="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line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"&gt;&lt;/param&gt;</w:delText>
        </w:r>
      </w:del>
    </w:p>
    <w:p w14:paraId="576E549F" w14:textId="52F114AB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31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32" w:author="Hitech" w:date="2025-06-20T21:38:00Z"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///</w:delText>
        </w:r>
        <w:r w:rsidRPr="00914B71" w:rsidDel="00B310DD">
          <w:rPr>
            <w:rFonts w:ascii="Consolas" w:hAnsi="Consolas" w:cs="Consolas"/>
            <w:color w:val="008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808080"/>
            <w:sz w:val="19"/>
            <w:szCs w:val="19"/>
            <w:lang w:val="en-US"/>
          </w:rPr>
          <w:delText>&lt;returns&gt;&lt;/returns&gt;</w:delText>
        </w:r>
      </w:del>
    </w:p>
    <w:p w14:paraId="3EB14828" w14:textId="3F60CB1D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33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34" w:author="Hitech" w:date="2025-06-20T21:38:00Z"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public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static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Employee ReaderEmployee(</w:delText>
        </w:r>
        <w:r w:rsidRPr="00914B71" w:rsidDel="00B310DD">
          <w:rPr>
            <w:rFonts w:ascii="Consolas" w:hAnsi="Consolas" w:cs="Consolas"/>
            <w:color w:val="0000FF"/>
            <w:sz w:val="19"/>
            <w:szCs w:val="19"/>
            <w:lang w:val="en-US"/>
          </w:rPr>
          <w:delText>string</w:delText>
        </w:r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 xml:space="preserve"> line)</w:delText>
        </w:r>
      </w:del>
    </w:p>
    <w:p w14:paraId="322A02B2" w14:textId="7F5CE30F" w:rsidR="00914B71" w:rsidRPr="00914B71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35" w:author="Hitech" w:date="2025-06-20T21:38:00Z"/>
          <w:rFonts w:ascii="Consolas" w:hAnsi="Consolas" w:cs="Consolas"/>
          <w:color w:val="000000"/>
          <w:sz w:val="19"/>
          <w:szCs w:val="19"/>
          <w:lang w:val="en-US"/>
        </w:rPr>
      </w:pPr>
      <w:del w:id="3536" w:author="Hitech" w:date="2025-06-20T21:38:00Z">
        <w:r w:rsidRPr="00914B71" w:rsidDel="00B310DD">
          <w:rPr>
            <w:rFonts w:ascii="Consolas" w:hAnsi="Consolas" w:cs="Consolas"/>
            <w:color w:val="000000"/>
            <w:sz w:val="19"/>
            <w:szCs w:val="19"/>
            <w:lang w:val="en-US"/>
          </w:rPr>
          <w:delText>{</w:delText>
        </w:r>
      </w:del>
    </w:p>
    <w:p w14:paraId="10B62A2D" w14:textId="75EA500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37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538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[] parts = line.Split(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';'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);</w:delText>
        </w:r>
      </w:del>
    </w:p>
    <w:p w14:paraId="377CCD13" w14:textId="640073A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39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540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List&lt;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&gt; floors_txt =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new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List&lt;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&gt;();</w:delText>
        </w:r>
      </w:del>
    </w:p>
    <w:p w14:paraId="49D42BBE" w14:textId="2AD54502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41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542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for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(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i=2;i&lt;=8;i++)</w:delText>
        </w:r>
      </w:del>
    </w:p>
    <w:p w14:paraId="6B9EE9B1" w14:textId="52C520C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43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544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{</w:delText>
        </w:r>
      </w:del>
    </w:p>
    <w:p w14:paraId="4A782B0E" w14:textId="35545BD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45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546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floors_txt.Add(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.Parse(parts[i]));</w:delText>
        </w:r>
      </w:del>
    </w:p>
    <w:p w14:paraId="7F188662" w14:textId="005522C7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47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548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}</w:delText>
        </w:r>
      </w:del>
    </w:p>
    <w:p w14:paraId="6AE856AF" w14:textId="78566A80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49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550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List&lt;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&gt; days_txt =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new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List&lt;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&gt;();</w:delText>
        </w:r>
      </w:del>
    </w:p>
    <w:p w14:paraId="6E5265CB" w14:textId="080656A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51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552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for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(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i=9;i&lt;=15;i++)</w:delText>
        </w:r>
      </w:del>
    </w:p>
    <w:p w14:paraId="6A17FE13" w14:textId="7636D047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53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554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{</w:delText>
        </w:r>
      </w:del>
    </w:p>
    <w:p w14:paraId="357B1D4F" w14:textId="2FE139EA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55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556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days_txt.Add(parts[i]);</w:delText>
        </w:r>
      </w:del>
    </w:p>
    <w:p w14:paraId="4F202395" w14:textId="6E77A53D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57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558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}</w:delText>
        </w:r>
      </w:del>
    </w:p>
    <w:p w14:paraId="1F01FAB3" w14:textId="4846C88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59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560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return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new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Employee(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.Parse(parts[0]),parts[1],floors_txt,days_txt);</w:delText>
        </w:r>
      </w:del>
    </w:p>
    <w:p w14:paraId="29FB6A43" w14:textId="428156CD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61" w:author="Hitech" w:date="2025-06-20T21:38:00Z"/>
          <w:rFonts w:ascii="Consolas" w:hAnsi="Consolas" w:cs="Consolas"/>
          <w:color w:val="000000"/>
          <w:sz w:val="18"/>
          <w:szCs w:val="18"/>
        </w:rPr>
      </w:pPr>
      <w:del w:id="3562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}</w:delText>
        </w:r>
      </w:del>
    </w:p>
    <w:p w14:paraId="2D285FE3" w14:textId="3879B150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63" w:author="Hitech" w:date="2025-06-20T21:38:00Z"/>
          <w:rFonts w:ascii="Consolas" w:hAnsi="Consolas" w:cs="Consolas"/>
          <w:color w:val="000000"/>
          <w:sz w:val="18"/>
          <w:szCs w:val="18"/>
        </w:rPr>
      </w:pPr>
      <w:del w:id="3564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&lt;summary&gt;</w:delText>
        </w:r>
      </w:del>
    </w:p>
    <w:p w14:paraId="00F34F40" w14:textId="5F1D96D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65" w:author="Hitech" w:date="2025-06-20T21:38:00Z"/>
          <w:rFonts w:ascii="Consolas" w:hAnsi="Consolas" w:cs="Consolas"/>
          <w:color w:val="000000"/>
          <w:sz w:val="18"/>
          <w:szCs w:val="18"/>
        </w:rPr>
      </w:pPr>
      <w:del w:id="3566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 xml:space="preserve"> Метод вывода информации</w:delText>
        </w:r>
      </w:del>
    </w:p>
    <w:p w14:paraId="1133FE2E" w14:textId="2B1C86EC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67" w:author="Hitech" w:date="2025-06-20T21:38:00Z"/>
          <w:rFonts w:ascii="Consolas" w:hAnsi="Consolas" w:cs="Consolas"/>
          <w:color w:val="000000"/>
          <w:sz w:val="18"/>
          <w:szCs w:val="18"/>
        </w:rPr>
      </w:pPr>
      <w:del w:id="3568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&lt;/summary&gt;</w:delText>
        </w:r>
      </w:del>
    </w:p>
    <w:p w14:paraId="12AAD978" w14:textId="658DADE7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69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570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void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PrintEmployee()</w:delText>
        </w:r>
      </w:del>
    </w:p>
    <w:p w14:paraId="3F659CC2" w14:textId="07556F8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71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572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{</w:delText>
        </w:r>
      </w:del>
    </w:p>
    <w:p w14:paraId="383B9D99" w14:textId="195E12CA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73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574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Console.WriteLine(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$"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Ключ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: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{Key}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,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ФИО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: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{FIO}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);</w:delText>
        </w:r>
      </w:del>
    </w:p>
    <w:p w14:paraId="6219D3F1" w14:textId="7B294BD1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75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576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foreach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(var elem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floors)</w:delText>
        </w:r>
      </w:del>
    </w:p>
    <w:p w14:paraId="13E4AAD5" w14:textId="7A4E7B78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77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578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{</w:delText>
        </w:r>
      </w:del>
    </w:p>
    <w:p w14:paraId="467A5E88" w14:textId="7C88D08C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79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580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Console.WriteLine(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$"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Этаж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: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{elem}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;"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);</w:delText>
        </w:r>
      </w:del>
    </w:p>
    <w:p w14:paraId="5F89673D" w14:textId="27B5909C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81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582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}</w:delText>
        </w:r>
      </w:del>
    </w:p>
    <w:p w14:paraId="354A7537" w14:textId="7BA08121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83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584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foreach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(var elem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days)</w:delText>
        </w:r>
      </w:del>
    </w:p>
    <w:p w14:paraId="047F8198" w14:textId="5786D52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85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586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{</w:delText>
        </w:r>
      </w:del>
    </w:p>
    <w:p w14:paraId="2A9B6A0E" w14:textId="7B2AB3A2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87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588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Console.WriteLine(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$"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День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недели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: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{elem}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);</w:delText>
        </w:r>
      </w:del>
    </w:p>
    <w:p w14:paraId="274059A7" w14:textId="303A3D4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89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590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}</w:delText>
        </w:r>
      </w:del>
    </w:p>
    <w:p w14:paraId="6ABC28D8" w14:textId="454D5DCD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91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592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}</w:delText>
        </w:r>
      </w:del>
    </w:p>
    <w:p w14:paraId="4F77C3C1" w14:textId="2DE283A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93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594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void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Cleaning(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day,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floor)</w:delText>
        </w:r>
      </w:del>
    </w:p>
    <w:p w14:paraId="409DA26C" w14:textId="65E2774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95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596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{</w:delText>
        </w:r>
      </w:del>
    </w:p>
    <w:p w14:paraId="7A6CE4DE" w14:textId="02F752F3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97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598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bool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cleaner =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false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;</w:delText>
        </w:r>
      </w:del>
    </w:p>
    <w:p w14:paraId="3E951E79" w14:textId="12F3ACA3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599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00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for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(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i=0;i&lt;days.Count;i++)</w:delText>
        </w:r>
      </w:del>
    </w:p>
    <w:p w14:paraId="79BECB50" w14:textId="29329E6A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01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02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{</w:delText>
        </w:r>
      </w:del>
    </w:p>
    <w:p w14:paraId="278AC795" w14:textId="6C52C7B8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03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04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if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(days[i]==day&amp;&amp;floors[i]==floor)</w:delText>
        </w:r>
      </w:del>
    </w:p>
    <w:p w14:paraId="12175B00" w14:textId="3EC4CBB0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05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06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{</w:delText>
        </w:r>
      </w:del>
    </w:p>
    <w:p w14:paraId="250AC77F" w14:textId="1EC703D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07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08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    PrintEmployee();</w:delText>
        </w:r>
      </w:del>
    </w:p>
    <w:p w14:paraId="29942B54" w14:textId="2A8EED7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09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10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    cleaner =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true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;</w:delText>
        </w:r>
      </w:del>
    </w:p>
    <w:p w14:paraId="344F0757" w14:textId="4839FCC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11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12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}</w:delText>
        </w:r>
      </w:del>
    </w:p>
    <w:p w14:paraId="56D95591" w14:textId="73A31763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13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14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}</w:delText>
        </w:r>
      </w:del>
    </w:p>
    <w:p w14:paraId="6AB48805" w14:textId="7E87FE91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15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16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if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(cleaner==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false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</w:delText>
        </w:r>
      </w:del>
    </w:p>
    <w:p w14:paraId="2AD31AAF" w14:textId="65631C2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17" w:author="Hitech" w:date="2025-06-20T21:38:00Z"/>
          <w:rFonts w:ascii="Consolas" w:hAnsi="Consolas" w:cs="Consolas"/>
          <w:color w:val="000000"/>
          <w:sz w:val="18"/>
          <w:szCs w:val="18"/>
        </w:rPr>
      </w:pPr>
      <w:del w:id="3618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{</w:delText>
        </w:r>
      </w:del>
    </w:p>
    <w:p w14:paraId="7FB37081" w14:textId="57A1EA7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19" w:author="Hitech" w:date="2025-06-20T21:38:00Z"/>
          <w:rFonts w:ascii="Consolas" w:hAnsi="Consolas" w:cs="Consolas"/>
          <w:color w:val="000000"/>
          <w:sz w:val="18"/>
          <w:szCs w:val="18"/>
        </w:rPr>
      </w:pPr>
      <w:del w:id="3620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    Console.WriteLine(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"Работник не найден"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);</w:delText>
        </w:r>
      </w:del>
    </w:p>
    <w:p w14:paraId="21F00944" w14:textId="6E2952B4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21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22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}</w:delText>
        </w:r>
      </w:del>
    </w:p>
    <w:p w14:paraId="10A027AF" w14:textId="4256BC6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23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24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}</w:delText>
        </w:r>
      </w:del>
    </w:p>
    <w:p w14:paraId="6B1F1DF8" w14:textId="0A9E086A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25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26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static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void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Delete(List&lt;Employee&gt;employees)</w:delText>
        </w:r>
      </w:del>
    </w:p>
    <w:p w14:paraId="23CD922E" w14:textId="2E164E0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27" w:author="Hitech" w:date="2025-06-20T21:38:00Z"/>
          <w:rFonts w:ascii="Consolas" w:hAnsi="Consolas" w:cs="Consolas"/>
          <w:color w:val="000000"/>
          <w:sz w:val="18"/>
          <w:szCs w:val="18"/>
        </w:rPr>
      </w:pPr>
      <w:del w:id="3628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{</w:delText>
        </w:r>
      </w:del>
    </w:p>
    <w:p w14:paraId="206DB585" w14:textId="1D802073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29" w:author="Hitech" w:date="2025-06-20T21:38:00Z"/>
          <w:rFonts w:ascii="Consolas" w:hAnsi="Consolas" w:cs="Consolas"/>
          <w:color w:val="000000"/>
          <w:sz w:val="18"/>
          <w:szCs w:val="18"/>
        </w:rPr>
      </w:pPr>
      <w:del w:id="3630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Console.Write(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"Введите номер служащего,которого необходимо удалить:"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);</w:delText>
        </w:r>
      </w:del>
    </w:p>
    <w:p w14:paraId="2BD97BBF" w14:textId="01D4E500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31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32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delete = Convert.ToInt32(Console.ReadLine());</w:delText>
        </w:r>
      </w:del>
    </w:p>
    <w:p w14:paraId="516D0C5A" w14:textId="5F61D471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33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34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employees = employees.Where(x=&gt;x.Key!=delete).ToList();</w:delText>
        </w:r>
      </w:del>
    </w:p>
    <w:p w14:paraId="5F7FBADA" w14:textId="5E313AF4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35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36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[] lines = File.ReadAllLines(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  <w:lang w:val="en-US"/>
          </w:rPr>
          <w:delText>@"C:\Users\andre\OneDrive\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</w:rPr>
          <w:delText>Рабочий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</w:rPr>
          <w:delText>стол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  <w:lang w:val="en-US"/>
          </w:rPr>
          <w:delText>\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</w:rPr>
          <w:delText>Курсач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  <w:lang w:val="en-US"/>
          </w:rPr>
          <w:delText>\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</w:rPr>
          <w:delText>Служащие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  <w:lang w:val="en-US"/>
          </w:rPr>
          <w:delText>.txt"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);</w:delText>
        </w:r>
      </w:del>
    </w:p>
    <w:p w14:paraId="42301516" w14:textId="314E0117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37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38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if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(delete-1&gt;=0&amp;&amp;delete-1&lt;lines.Length)</w:delText>
        </w:r>
      </w:del>
    </w:p>
    <w:p w14:paraId="49A5C94E" w14:textId="188C8B00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39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40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{</w:delText>
        </w:r>
      </w:del>
    </w:p>
    <w:p w14:paraId="782886C8" w14:textId="12A49D33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41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42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lines = lines.Where((line, index) =&gt; index != delete - 1).ToArray();</w:delText>
        </w:r>
      </w:del>
    </w:p>
    <w:p w14:paraId="45C79181" w14:textId="434A84D0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43" w:author="Hitech" w:date="2025-06-20T21:38:00Z"/>
          <w:rFonts w:ascii="Consolas" w:hAnsi="Consolas" w:cs="Consolas"/>
          <w:color w:val="000000"/>
          <w:sz w:val="18"/>
          <w:szCs w:val="18"/>
        </w:rPr>
      </w:pPr>
      <w:del w:id="3644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}</w:delText>
        </w:r>
      </w:del>
    </w:p>
    <w:p w14:paraId="1425DC9B" w14:textId="3703447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45" w:author="Hitech" w:date="2025-06-20T21:38:00Z"/>
          <w:rFonts w:ascii="Consolas" w:hAnsi="Consolas" w:cs="Consolas"/>
          <w:color w:val="000000"/>
          <w:sz w:val="18"/>
          <w:szCs w:val="18"/>
        </w:rPr>
      </w:pPr>
      <w:del w:id="3646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File.WriteAllLines(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</w:rPr>
          <w:delText>@"C:\Users\andre\OneDrive\Рабочий стол\Курсач\Служащие.txt"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, lines);</w:delText>
        </w:r>
      </w:del>
    </w:p>
    <w:p w14:paraId="0B8CD884" w14:textId="08E5BE81" w:rsidR="00914B71" w:rsidRPr="002C59AB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47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48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2C59AB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}</w:delText>
        </w:r>
      </w:del>
    </w:p>
    <w:p w14:paraId="355AE7E4" w14:textId="70CA08DE" w:rsidR="00914B71" w:rsidRPr="002C59AB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49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50" w:author="Hitech" w:date="2025-06-20T21:38:00Z">
        <w:r w:rsidRPr="002C59AB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}</w:delText>
        </w:r>
      </w:del>
    </w:p>
    <w:p w14:paraId="7B7EE88C" w14:textId="29D804A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51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52" w:author="Hitech" w:date="2025-06-20T21:38:00Z"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class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2B91AF"/>
            <w:sz w:val="18"/>
            <w:szCs w:val="18"/>
            <w:lang w:val="en-US"/>
          </w:rPr>
          <w:delText>Client</w:delText>
        </w:r>
      </w:del>
    </w:p>
    <w:p w14:paraId="4EAC3114" w14:textId="5F385B94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53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54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{</w:delText>
        </w:r>
      </w:del>
    </w:p>
    <w:p w14:paraId="3EE3AD99" w14:textId="270ACEE0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55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56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Key {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;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get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; }</w:delText>
        </w:r>
      </w:del>
    </w:p>
    <w:p w14:paraId="3F879E8C" w14:textId="66BABE47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57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58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FIO {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;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get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; }</w:delText>
        </w:r>
      </w:del>
    </w:p>
    <w:p w14:paraId="50DA4423" w14:textId="4497524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59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60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Number_pasport {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;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get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; }</w:delText>
        </w:r>
      </w:del>
    </w:p>
    <w:p w14:paraId="6074E667" w14:textId="60EA44D7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61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62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Where {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;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get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; }</w:delText>
        </w:r>
      </w:del>
    </w:p>
    <w:p w14:paraId="7FB7E8A3" w14:textId="68171E11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63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64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Number {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;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get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; }</w:delText>
        </w:r>
      </w:del>
    </w:p>
    <w:p w14:paraId="4D64B2A5" w14:textId="2F6A323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65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66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Place {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;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get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; }</w:delText>
        </w:r>
      </w:del>
    </w:p>
    <w:p w14:paraId="2B26407B" w14:textId="790DBA4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67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68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Kol_vo_days {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;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get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; }</w:delText>
        </w:r>
      </w:del>
    </w:p>
    <w:p w14:paraId="75846EAB" w14:textId="47C8EAA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69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70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DateTime Date {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;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get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; }</w:delText>
        </w:r>
      </w:del>
    </w:p>
    <w:p w14:paraId="74969AF7" w14:textId="1DD9B5D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71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72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&lt;summary&gt;</w:delText>
        </w:r>
      </w:del>
    </w:p>
    <w:p w14:paraId="50C3F7E1" w14:textId="73C53CF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73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74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>Конструктор</w:delText>
        </w:r>
      </w:del>
    </w:p>
    <w:p w14:paraId="09096036" w14:textId="60022F2A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75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76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&lt;/summary&gt;</w:delText>
        </w:r>
      </w:del>
    </w:p>
    <w:p w14:paraId="47BCB98E" w14:textId="23EE4AC2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77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78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key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2E27506F" w14:textId="1143C2D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79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80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fio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35456F9E" w14:textId="7C292AEA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81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82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number_pasport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43D7CA34" w14:textId="24585EA8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83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84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where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48750382" w14:textId="7AF65E84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85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86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number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4C146B2B" w14:textId="4E551F7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87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88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place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46601B66" w14:textId="5DFA48F1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89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90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kol_vo_days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7007FC88" w14:textId="09BC966D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91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92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Client(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key,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fio,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number_pasport,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where,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number,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place,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kol_vo_days,DateTime date)</w:delText>
        </w:r>
      </w:del>
    </w:p>
    <w:p w14:paraId="7D6FDD7F" w14:textId="22E39B88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93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94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{</w:delText>
        </w:r>
      </w:del>
    </w:p>
    <w:p w14:paraId="47914726" w14:textId="10D2724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95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96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Key = key;</w:delText>
        </w:r>
      </w:del>
    </w:p>
    <w:p w14:paraId="2B6359F1" w14:textId="03303E5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97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698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FIO = fio;</w:delText>
        </w:r>
      </w:del>
    </w:p>
    <w:p w14:paraId="1D7E43ED" w14:textId="6CD3E60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699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00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Number_pasport = number_pasport;</w:delText>
        </w:r>
      </w:del>
    </w:p>
    <w:p w14:paraId="1000989E" w14:textId="182C2EE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01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02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Where = where;</w:delText>
        </w:r>
      </w:del>
    </w:p>
    <w:p w14:paraId="01EB9DC0" w14:textId="7211143C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03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04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Number = number;</w:delText>
        </w:r>
      </w:del>
    </w:p>
    <w:p w14:paraId="470F72A4" w14:textId="14422F58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05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06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Place = place;</w:delText>
        </w:r>
      </w:del>
    </w:p>
    <w:p w14:paraId="36ADD7A5" w14:textId="4A1F0C0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07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08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Kol_vo_days = kol_vo_days;</w:delText>
        </w:r>
      </w:del>
    </w:p>
    <w:p w14:paraId="4636AC28" w14:textId="241D1FD8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09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10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Date = date;</w:delText>
        </w:r>
      </w:del>
    </w:p>
    <w:p w14:paraId="3A7764DB" w14:textId="0C5B56E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11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12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}</w:delText>
        </w:r>
      </w:del>
    </w:p>
    <w:p w14:paraId="1164F5BC" w14:textId="2721563A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13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</w:p>
    <w:p w14:paraId="6933EE68" w14:textId="0F9877E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1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1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&lt;summary&gt;</w:delText>
        </w:r>
      </w:del>
    </w:p>
    <w:p w14:paraId="084E0611" w14:textId="6BC7B94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1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1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>Добавление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>объекта</w:delText>
        </w:r>
      </w:del>
    </w:p>
    <w:p w14:paraId="344B7E70" w14:textId="593DFA0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1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1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&lt;/summary&gt;</w:delText>
        </w:r>
      </w:del>
    </w:p>
    <w:p w14:paraId="4F3E545F" w14:textId="4EA44EE2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2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2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&lt;returns&gt;&lt;/returns&gt;</w:delText>
        </w:r>
      </w:del>
    </w:p>
    <w:p w14:paraId="25379781" w14:textId="5B330032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2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2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static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Client AddClient()</w:delText>
        </w:r>
      </w:del>
    </w:p>
    <w:p w14:paraId="60BC0548" w14:textId="4E9B76A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2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2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{</w:delText>
        </w:r>
      </w:del>
    </w:p>
    <w:p w14:paraId="282377B2" w14:textId="5264D9F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2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2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Console.Write(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"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Введите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ключ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:"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);</w:delText>
        </w:r>
      </w:del>
    </w:p>
    <w:p w14:paraId="73B3A7A6" w14:textId="3171B15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2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2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key = Convert.ToInt32(Console.ReadLine());</w:delText>
        </w:r>
      </w:del>
    </w:p>
    <w:p w14:paraId="4E339027" w14:textId="042ADF5D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3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3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Console.Write(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"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Введите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ФИО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:"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);</w:delText>
        </w:r>
      </w:del>
    </w:p>
    <w:p w14:paraId="2B2E03F5" w14:textId="20F87E33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3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3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fio = Console.ReadLine();</w:delText>
        </w:r>
      </w:del>
    </w:p>
    <w:p w14:paraId="1F5A950A" w14:textId="65790F68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34" w:author="Hitech" w:date="2025-06-20T21:38:00Z"/>
          <w:rFonts w:ascii="Consolas" w:hAnsi="Consolas" w:cs="Consolas"/>
          <w:color w:val="000000"/>
          <w:sz w:val="18"/>
          <w:szCs w:val="18"/>
        </w:rPr>
      </w:pPr>
      <w:del w:id="373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Console.Write(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"Введите номер паспорта:"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);</w:delText>
        </w:r>
      </w:del>
    </w:p>
    <w:p w14:paraId="71145B99" w14:textId="2EE2FAB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3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3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number_pasport = Convert.ToInt32(Console.ReadLine());</w:delText>
        </w:r>
      </w:del>
    </w:p>
    <w:p w14:paraId="350AFAEA" w14:textId="7E6F75C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3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3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Console.Write(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"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Откуда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прибыл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:"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);</w:delText>
        </w:r>
      </w:del>
    </w:p>
    <w:p w14:paraId="0148A014" w14:textId="0C732B30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4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4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where = Console.ReadLine();</w:delText>
        </w:r>
      </w:del>
    </w:p>
    <w:p w14:paraId="5A31D42A" w14:textId="148C29B3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42" w:author="Hitech" w:date="2025-06-20T21:38:00Z"/>
          <w:rFonts w:ascii="Consolas" w:hAnsi="Consolas" w:cs="Consolas"/>
          <w:color w:val="000000"/>
          <w:sz w:val="18"/>
          <w:szCs w:val="18"/>
        </w:rPr>
      </w:pPr>
      <w:del w:id="374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Console.Write(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"Номер в который заселился:"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);</w:delText>
        </w:r>
      </w:del>
    </w:p>
    <w:p w14:paraId="44A5323D" w14:textId="74DBC5ED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4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4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number = Convert.ToInt32(Console.ReadLine());</w:delText>
        </w:r>
      </w:del>
    </w:p>
    <w:p w14:paraId="10853172" w14:textId="61C3ACF7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4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4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Console.Write(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"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Место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номера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:"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);</w:delText>
        </w:r>
      </w:del>
    </w:p>
    <w:p w14:paraId="60C68960" w14:textId="4B18EBA3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4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4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place = Console.ReadLine();</w:delText>
        </w:r>
      </w:del>
    </w:p>
    <w:p w14:paraId="3B911319" w14:textId="1A05CCB7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50" w:author="Hitech" w:date="2025-06-20T21:38:00Z"/>
          <w:rFonts w:ascii="Consolas" w:hAnsi="Consolas" w:cs="Consolas"/>
          <w:color w:val="000000"/>
          <w:sz w:val="18"/>
          <w:szCs w:val="18"/>
        </w:rPr>
      </w:pPr>
      <w:del w:id="375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Console.Write(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"Количество дней проживания:"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);</w:delText>
        </w:r>
      </w:del>
    </w:p>
    <w:p w14:paraId="47967D26" w14:textId="432B21C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5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5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kol_vo_days = Convert.ToInt32(Console.ReadLine());</w:delText>
        </w:r>
      </w:del>
    </w:p>
    <w:p w14:paraId="734BF730" w14:textId="43D98EAA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54" w:author="Hitech" w:date="2025-06-20T21:38:00Z"/>
          <w:rFonts w:ascii="Consolas" w:hAnsi="Consolas" w:cs="Consolas"/>
          <w:color w:val="000000"/>
          <w:sz w:val="18"/>
          <w:szCs w:val="18"/>
        </w:rPr>
      </w:pPr>
      <w:del w:id="375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Console.Write(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"Введите дату приезда:"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);</w:delText>
        </w:r>
      </w:del>
    </w:p>
    <w:p w14:paraId="4456EB37" w14:textId="7EF9D963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5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5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DateTime date = DateTime.Parse(Console.ReadLine());</w:delText>
        </w:r>
      </w:del>
    </w:p>
    <w:p w14:paraId="558A83B5" w14:textId="76C922DD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5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5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return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new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Client(key,fio,number_pasport,where,number,place,kol_vo_days,date);</w:delText>
        </w:r>
      </w:del>
    </w:p>
    <w:p w14:paraId="3DEB91B8" w14:textId="72041478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60" w:author="Hitech" w:date="2025-06-20T21:38:00Z"/>
          <w:rFonts w:ascii="Consolas" w:hAnsi="Consolas" w:cs="Consolas"/>
          <w:color w:val="000000"/>
          <w:sz w:val="18"/>
          <w:szCs w:val="18"/>
        </w:rPr>
      </w:pPr>
      <w:del w:id="376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}</w:delText>
        </w:r>
      </w:del>
    </w:p>
    <w:p w14:paraId="114206F4" w14:textId="5EFBB5F1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62" w:author="Hitech" w:date="2025-06-20T21:38:00Z"/>
          <w:rFonts w:ascii="Consolas" w:hAnsi="Consolas" w:cs="Consolas"/>
          <w:color w:val="000000"/>
          <w:sz w:val="18"/>
          <w:szCs w:val="18"/>
        </w:rPr>
      </w:pPr>
      <w:del w:id="376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&lt;summary&gt;</w:delText>
        </w:r>
      </w:del>
    </w:p>
    <w:p w14:paraId="2D118094" w14:textId="3C92EE8D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64" w:author="Hitech" w:date="2025-06-20T21:38:00Z"/>
          <w:rFonts w:ascii="Consolas" w:hAnsi="Consolas" w:cs="Consolas"/>
          <w:color w:val="000000"/>
          <w:sz w:val="18"/>
          <w:szCs w:val="18"/>
        </w:rPr>
      </w:pPr>
      <w:del w:id="376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 xml:space="preserve"> Запись в файл Клиенты.txt</w:delText>
        </w:r>
      </w:del>
    </w:p>
    <w:p w14:paraId="137E819D" w14:textId="7EEDC2E3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6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6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&lt;/summary&gt;</w:delText>
        </w:r>
      </w:del>
    </w:p>
    <w:p w14:paraId="773F2153" w14:textId="5FB200C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6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6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void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SaveClients()</w:delText>
        </w:r>
      </w:del>
    </w:p>
    <w:p w14:paraId="4BEE5D52" w14:textId="4AD4A6D0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7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7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{</w:delText>
        </w:r>
      </w:del>
    </w:p>
    <w:p w14:paraId="127EE97C" w14:textId="0E258584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7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7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using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(StreamWriter writer=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new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StreamWriter(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  <w:lang w:val="en-US"/>
          </w:rPr>
          <w:delText>@"C:\Users\andre\OneDrive\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</w:rPr>
          <w:delText>Рабочий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</w:rPr>
          <w:delText>стол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  <w:lang w:val="en-US"/>
          </w:rPr>
          <w:delText>\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</w:rPr>
          <w:delText>Курсач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  <w:lang w:val="en-US"/>
          </w:rPr>
          <w:delText>\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</w:rPr>
          <w:delText>Клиенты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  <w:lang w:val="en-US"/>
          </w:rPr>
          <w:delText>.txt"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,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true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))</w:delText>
        </w:r>
      </w:del>
    </w:p>
    <w:p w14:paraId="29CFF398" w14:textId="507FC96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7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7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{</w:delText>
        </w:r>
      </w:del>
    </w:p>
    <w:p w14:paraId="29C0D4E1" w14:textId="682C1E9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7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7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writer.WriteLine(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$"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{Key}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;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{FIO}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;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{Number_pasport}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;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{Where}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;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{Number}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;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{Place}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;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{Kol_vo_days}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;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{Date.ToString(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"yyyy-MM-dd"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;"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);</w:delText>
        </w:r>
      </w:del>
    </w:p>
    <w:p w14:paraId="65B37A3A" w14:textId="0A831F74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78" w:author="Hitech" w:date="2025-06-20T21:38:00Z"/>
          <w:rFonts w:ascii="Consolas" w:hAnsi="Consolas" w:cs="Consolas"/>
          <w:color w:val="000000"/>
          <w:sz w:val="18"/>
          <w:szCs w:val="18"/>
        </w:rPr>
      </w:pPr>
      <w:del w:id="377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}</w:delText>
        </w:r>
      </w:del>
    </w:p>
    <w:p w14:paraId="3164EFA5" w14:textId="635A696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80" w:author="Hitech" w:date="2025-06-20T21:38:00Z"/>
          <w:rFonts w:ascii="Consolas" w:hAnsi="Consolas" w:cs="Consolas"/>
          <w:color w:val="000000"/>
          <w:sz w:val="18"/>
          <w:szCs w:val="18"/>
        </w:rPr>
      </w:pPr>
      <w:del w:id="378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}</w:delText>
        </w:r>
      </w:del>
    </w:p>
    <w:p w14:paraId="084A47FD" w14:textId="63F29252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82" w:author="Hitech" w:date="2025-06-20T21:38:00Z"/>
          <w:rFonts w:ascii="Consolas" w:hAnsi="Consolas" w:cs="Consolas"/>
          <w:color w:val="000000"/>
          <w:sz w:val="18"/>
          <w:szCs w:val="18"/>
        </w:rPr>
      </w:pPr>
      <w:del w:id="378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&lt;summary&gt;</w:delText>
        </w:r>
      </w:del>
    </w:p>
    <w:p w14:paraId="24B86D7C" w14:textId="3B8D7F04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84" w:author="Hitech" w:date="2025-06-20T21:38:00Z"/>
          <w:rFonts w:ascii="Consolas" w:hAnsi="Consolas" w:cs="Consolas"/>
          <w:color w:val="000000"/>
          <w:sz w:val="18"/>
          <w:szCs w:val="18"/>
        </w:rPr>
      </w:pPr>
      <w:del w:id="378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 xml:space="preserve"> Считывание с файла Клиенты.txt и запись результатов считывания в коллекцию</w:delText>
        </w:r>
      </w:del>
    </w:p>
    <w:p w14:paraId="524CE6D7" w14:textId="0E86B9C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8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8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&lt;/summary&gt;</w:delText>
        </w:r>
      </w:del>
    </w:p>
    <w:p w14:paraId="6B40BA2B" w14:textId="107AA11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8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8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line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2D32EB53" w14:textId="76CE1E40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9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9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&lt;returns&gt;&lt;/returns&gt;</w:delText>
        </w:r>
      </w:del>
    </w:p>
    <w:p w14:paraId="157A919E" w14:textId="0197CAD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9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9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static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Client ReaderClient(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line)</w:delText>
        </w:r>
      </w:del>
    </w:p>
    <w:p w14:paraId="1A31124C" w14:textId="374E508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9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9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{</w:delText>
        </w:r>
      </w:del>
    </w:p>
    <w:p w14:paraId="6797B46A" w14:textId="7A14790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9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9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[] parts = line.Split(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';'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);</w:delText>
        </w:r>
      </w:del>
    </w:p>
    <w:p w14:paraId="41F1394C" w14:textId="791E519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79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79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return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new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Client(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.Parse(parts[0]),parts[1],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.Parse(parts[2]),parts[3],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.Parse(parts[4]),parts[5],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.Parse(parts[6]),DateTime.Parse(parts[7]));</w:delText>
        </w:r>
      </w:del>
    </w:p>
    <w:p w14:paraId="5E2FFCF0" w14:textId="35E3E40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00" w:author="Hitech" w:date="2025-06-20T21:38:00Z"/>
          <w:rFonts w:ascii="Consolas" w:hAnsi="Consolas" w:cs="Consolas"/>
          <w:color w:val="000000"/>
          <w:sz w:val="18"/>
          <w:szCs w:val="18"/>
        </w:rPr>
      </w:pPr>
      <w:del w:id="380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}</w:delText>
        </w:r>
      </w:del>
    </w:p>
    <w:p w14:paraId="72076557" w14:textId="007A6F8A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02" w:author="Hitech" w:date="2025-06-20T21:38:00Z"/>
          <w:rFonts w:ascii="Consolas" w:hAnsi="Consolas" w:cs="Consolas"/>
          <w:color w:val="000000"/>
          <w:sz w:val="18"/>
          <w:szCs w:val="18"/>
        </w:rPr>
      </w:pPr>
      <w:del w:id="380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&lt;summary&gt;</w:delText>
        </w:r>
      </w:del>
    </w:p>
    <w:p w14:paraId="20C7B8DD" w14:textId="0FEE6594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04" w:author="Hitech" w:date="2025-06-20T21:38:00Z"/>
          <w:rFonts w:ascii="Consolas" w:hAnsi="Consolas" w:cs="Consolas"/>
          <w:color w:val="000000"/>
          <w:sz w:val="18"/>
          <w:szCs w:val="18"/>
        </w:rPr>
      </w:pPr>
      <w:del w:id="380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 xml:space="preserve"> Вывод информации в консоль</w:delText>
        </w:r>
      </w:del>
    </w:p>
    <w:p w14:paraId="290BAC4F" w14:textId="4FDFE79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06" w:author="Hitech" w:date="2025-06-20T21:38:00Z"/>
          <w:rFonts w:ascii="Consolas" w:hAnsi="Consolas" w:cs="Consolas"/>
          <w:color w:val="000000"/>
          <w:sz w:val="18"/>
          <w:szCs w:val="18"/>
        </w:rPr>
      </w:pPr>
      <w:del w:id="380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&lt;/summary&gt;</w:delText>
        </w:r>
      </w:del>
    </w:p>
    <w:p w14:paraId="3FDE2B1D" w14:textId="093AC74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08" w:author="Hitech" w:date="2025-06-20T21:38:00Z"/>
          <w:rFonts w:ascii="Consolas" w:hAnsi="Consolas" w:cs="Consolas"/>
          <w:color w:val="000000"/>
          <w:sz w:val="18"/>
          <w:szCs w:val="18"/>
        </w:rPr>
      </w:pPr>
      <w:del w:id="380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</w:rPr>
          <w:delText>void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PrintClient()</w:delText>
        </w:r>
      </w:del>
    </w:p>
    <w:p w14:paraId="4928DE43" w14:textId="2EFCBB2D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10" w:author="Hitech" w:date="2025-06-20T21:38:00Z"/>
          <w:rFonts w:ascii="Consolas" w:hAnsi="Consolas" w:cs="Consolas"/>
          <w:color w:val="000000"/>
          <w:sz w:val="18"/>
          <w:szCs w:val="18"/>
        </w:rPr>
      </w:pPr>
      <w:del w:id="381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{</w:delText>
        </w:r>
      </w:del>
    </w:p>
    <w:p w14:paraId="3FE38B4E" w14:textId="0AC780F8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12" w:author="Hitech" w:date="2025-06-20T21:38:00Z"/>
          <w:rFonts w:ascii="Consolas" w:hAnsi="Consolas" w:cs="Consolas"/>
          <w:color w:val="000000"/>
          <w:sz w:val="18"/>
          <w:szCs w:val="18"/>
        </w:rPr>
      </w:pPr>
      <w:del w:id="381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Console.WriteLine(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$"Ключ: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{Key}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,ФИО: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{FIO}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,Номер паспорта: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{Number_pasport}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,Откуда: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{Where}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);</w:delText>
        </w:r>
      </w:del>
    </w:p>
    <w:p w14:paraId="1763F672" w14:textId="16754A4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14" w:author="Hitech" w:date="2025-06-20T21:38:00Z"/>
          <w:rFonts w:ascii="Consolas" w:hAnsi="Consolas" w:cs="Consolas"/>
          <w:color w:val="000000"/>
          <w:sz w:val="18"/>
          <w:szCs w:val="18"/>
        </w:rPr>
      </w:pPr>
      <w:del w:id="381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Console.WriteLine(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$"Номер: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{Number}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,Место: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{Place}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,Кол-во дней: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{Kol_vo_days}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,Дата приезда: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{Date.ToString(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"yyyy-MM-dd"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)}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);</w:delText>
        </w:r>
      </w:del>
    </w:p>
    <w:p w14:paraId="70F23559" w14:textId="684F0FC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1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1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}</w:delText>
        </w:r>
      </w:del>
    </w:p>
    <w:p w14:paraId="16F5918B" w14:textId="24A056E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1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1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static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void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City(List&lt;Client&gt;clients)</w:delText>
        </w:r>
      </w:del>
    </w:p>
    <w:p w14:paraId="65DD3EDC" w14:textId="4C9CE86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20" w:author="Hitech" w:date="2025-06-20T21:38:00Z"/>
          <w:rFonts w:ascii="Consolas" w:hAnsi="Consolas" w:cs="Consolas"/>
          <w:color w:val="000000"/>
          <w:sz w:val="18"/>
          <w:szCs w:val="18"/>
        </w:rPr>
      </w:pPr>
      <w:del w:id="382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{</w:delText>
        </w:r>
      </w:del>
    </w:p>
    <w:p w14:paraId="73C1750E" w14:textId="1966483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22" w:author="Hitech" w:date="2025-06-20T21:38:00Z"/>
          <w:rFonts w:ascii="Consolas" w:hAnsi="Consolas" w:cs="Consolas"/>
          <w:color w:val="000000"/>
          <w:sz w:val="18"/>
          <w:szCs w:val="18"/>
        </w:rPr>
      </w:pPr>
      <w:del w:id="382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Console.WriteLine(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"Введите название города:"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);</w:delText>
        </w:r>
      </w:del>
    </w:p>
    <w:p w14:paraId="5FB492F2" w14:textId="6D58B44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2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2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cities = Console.ReadLine();</w:delText>
        </w:r>
      </w:del>
    </w:p>
    <w:p w14:paraId="2D76274E" w14:textId="6AABD64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2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2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bool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citi =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false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;</w:delText>
        </w:r>
      </w:del>
    </w:p>
    <w:p w14:paraId="28CEA990" w14:textId="1D3E25C0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2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2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foreach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(var elem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clients)</w:delText>
        </w:r>
      </w:del>
    </w:p>
    <w:p w14:paraId="1B4BC511" w14:textId="743AF4B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3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3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{</w:delText>
        </w:r>
      </w:del>
    </w:p>
    <w:p w14:paraId="44D3E927" w14:textId="35E0BADD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3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3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if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(elem.Where==cities)</w:delText>
        </w:r>
      </w:del>
    </w:p>
    <w:p w14:paraId="10A45E0E" w14:textId="096D797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3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3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{</w:delText>
        </w:r>
      </w:del>
    </w:p>
    <w:p w14:paraId="0CB8ED3F" w14:textId="47DA9C02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3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3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    elem.PrintClient();</w:delText>
        </w:r>
      </w:del>
    </w:p>
    <w:p w14:paraId="2D72392B" w14:textId="79DA2EE7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3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3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    citi =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true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;</w:delText>
        </w:r>
      </w:del>
    </w:p>
    <w:p w14:paraId="1207F1B4" w14:textId="1E60E315" w:rsidR="00914B71" w:rsidRPr="001F3524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40" w:author="Hitech" w:date="2025-06-20T21:38:00Z"/>
          <w:rFonts w:ascii="Consolas" w:hAnsi="Consolas" w:cs="Consolas"/>
          <w:color w:val="000000"/>
          <w:sz w:val="18"/>
          <w:szCs w:val="18"/>
        </w:rPr>
      </w:pPr>
      <w:del w:id="384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</w:delText>
        </w:r>
        <w:r w:rsidRPr="001F3524" w:rsidDel="00B310DD">
          <w:rPr>
            <w:rFonts w:ascii="Consolas" w:hAnsi="Consolas" w:cs="Consolas"/>
            <w:color w:val="000000"/>
            <w:sz w:val="18"/>
            <w:szCs w:val="18"/>
          </w:rPr>
          <w:delText>}</w:delText>
        </w:r>
      </w:del>
    </w:p>
    <w:p w14:paraId="55D03A04" w14:textId="05F46D1B" w:rsidR="00914B71" w:rsidRPr="001F3524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42" w:author="Hitech" w:date="2025-06-20T21:38:00Z"/>
          <w:rFonts w:ascii="Consolas" w:hAnsi="Consolas" w:cs="Consolas"/>
          <w:color w:val="000000"/>
          <w:sz w:val="18"/>
          <w:szCs w:val="18"/>
        </w:rPr>
      </w:pPr>
      <w:del w:id="3843" w:author="Hitech" w:date="2025-06-20T21:38:00Z">
        <w:r w:rsidRPr="001F3524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}</w:delText>
        </w:r>
      </w:del>
    </w:p>
    <w:p w14:paraId="304E8B10" w14:textId="431A513D" w:rsidR="00914B71" w:rsidRPr="001F3524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44" w:author="Hitech" w:date="2025-06-20T21:38:00Z"/>
          <w:rFonts w:ascii="Consolas" w:hAnsi="Consolas" w:cs="Consolas"/>
          <w:color w:val="000000"/>
          <w:sz w:val="18"/>
          <w:szCs w:val="18"/>
        </w:rPr>
      </w:pPr>
      <w:del w:id="3845" w:author="Hitech" w:date="2025-06-20T21:38:00Z">
        <w:r w:rsidRPr="001F3524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if</w:delText>
        </w:r>
        <w:r w:rsidRPr="001F3524" w:rsidDel="00B310DD">
          <w:rPr>
            <w:rFonts w:ascii="Consolas" w:hAnsi="Consolas" w:cs="Consolas"/>
            <w:color w:val="000000"/>
            <w:sz w:val="18"/>
            <w:szCs w:val="18"/>
          </w:rPr>
          <w:delText>(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citi</w:delText>
        </w:r>
        <w:r w:rsidRPr="001F3524" w:rsidDel="00B310DD">
          <w:rPr>
            <w:rFonts w:ascii="Consolas" w:hAnsi="Consolas" w:cs="Consolas"/>
            <w:color w:val="000000"/>
            <w:sz w:val="18"/>
            <w:szCs w:val="18"/>
          </w:rPr>
          <w:delText>==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false</w:delText>
        </w:r>
        <w:r w:rsidRPr="001F3524" w:rsidDel="00B310DD">
          <w:rPr>
            <w:rFonts w:ascii="Consolas" w:hAnsi="Consolas" w:cs="Consolas"/>
            <w:color w:val="000000"/>
            <w:sz w:val="18"/>
            <w:szCs w:val="18"/>
          </w:rPr>
          <w:delText>)</w:delText>
        </w:r>
      </w:del>
    </w:p>
    <w:p w14:paraId="5039B5F6" w14:textId="43CFBE2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46" w:author="Hitech" w:date="2025-06-20T21:38:00Z"/>
          <w:rFonts w:ascii="Consolas" w:hAnsi="Consolas" w:cs="Consolas"/>
          <w:color w:val="000000"/>
          <w:sz w:val="18"/>
          <w:szCs w:val="18"/>
        </w:rPr>
      </w:pPr>
      <w:del w:id="3847" w:author="Hitech" w:date="2025-06-20T21:38:00Z">
        <w:r w:rsidRPr="001F3524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{</w:delText>
        </w:r>
      </w:del>
    </w:p>
    <w:p w14:paraId="51066D57" w14:textId="0B2BF778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48" w:author="Hitech" w:date="2025-06-20T21:38:00Z"/>
          <w:rFonts w:ascii="Consolas" w:hAnsi="Consolas" w:cs="Consolas"/>
          <w:color w:val="000000"/>
          <w:sz w:val="18"/>
          <w:szCs w:val="18"/>
        </w:rPr>
      </w:pPr>
      <w:del w:id="384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    Console.WriteLine(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"Клиенты из указанного города не найдены"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);</w:delText>
        </w:r>
      </w:del>
    </w:p>
    <w:p w14:paraId="7E9D8DAD" w14:textId="0617D15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5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5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}</w:delText>
        </w:r>
      </w:del>
    </w:p>
    <w:p w14:paraId="7D511556" w14:textId="5AC68C6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5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5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}</w:delText>
        </w:r>
      </w:del>
    </w:p>
    <w:p w14:paraId="2AAC8F3C" w14:textId="3D4562F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5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5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void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Single()</w:delText>
        </w:r>
      </w:del>
    </w:p>
    <w:p w14:paraId="38FFC88A" w14:textId="29F2435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5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5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{</w:delText>
        </w:r>
      </w:del>
    </w:p>
    <w:p w14:paraId="47BD2482" w14:textId="47990EE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5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5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if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(Place==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"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Одноместный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</w:delText>
        </w:r>
      </w:del>
    </w:p>
    <w:p w14:paraId="3E2E68EB" w14:textId="3BA63220" w:rsidR="00914B71" w:rsidRPr="002C59AB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6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6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2C59AB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</w:delText>
        </w:r>
      </w:del>
    </w:p>
    <w:p w14:paraId="157BC31C" w14:textId="71DDBCA8" w:rsidR="00914B71" w:rsidRPr="002C59AB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6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63" w:author="Hitech" w:date="2025-06-20T21:38:00Z">
        <w:r w:rsidRPr="002C59AB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PrintClient();</w:delText>
        </w:r>
      </w:del>
    </w:p>
    <w:p w14:paraId="47F8C471" w14:textId="629B5A5C" w:rsidR="00914B71" w:rsidRPr="002C59AB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6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65" w:author="Hitech" w:date="2025-06-20T21:38:00Z">
        <w:r w:rsidRPr="002C59AB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}</w:delText>
        </w:r>
      </w:del>
    </w:p>
    <w:p w14:paraId="2D94F087" w14:textId="30DC7DE7" w:rsidR="00914B71" w:rsidRPr="002C59AB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6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67" w:author="Hitech" w:date="2025-06-20T21:38:00Z">
        <w:r w:rsidRPr="002C59AB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}</w:delText>
        </w:r>
      </w:del>
    </w:p>
    <w:p w14:paraId="45DC3DD7" w14:textId="15D6D047" w:rsidR="00914B71" w:rsidRPr="002C59AB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6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69" w:author="Hitech" w:date="2025-06-20T21:38:00Z">
        <w:r w:rsidRPr="002C59AB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}</w:delText>
        </w:r>
      </w:del>
    </w:p>
    <w:p w14:paraId="2D3D2FEE" w14:textId="6039A5C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7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71" w:author="Hitech" w:date="2025-06-20T21:38:00Z"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class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2B91AF"/>
            <w:sz w:val="18"/>
            <w:szCs w:val="18"/>
            <w:lang w:val="en-US"/>
          </w:rPr>
          <w:delText>Hotel</w:delText>
        </w:r>
      </w:del>
    </w:p>
    <w:p w14:paraId="1F649A99" w14:textId="1E996B1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7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7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{</w:delText>
        </w:r>
      </w:del>
    </w:p>
    <w:p w14:paraId="718BB0F4" w14:textId="738619D0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7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7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&lt;summary&gt;</w:delText>
        </w:r>
      </w:del>
    </w:p>
    <w:p w14:paraId="17106486" w14:textId="765C171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7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7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>Свойства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>класса</w:delText>
        </w:r>
      </w:del>
    </w:p>
    <w:p w14:paraId="6AED2119" w14:textId="5F334CC4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7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7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&lt;/summary&gt;</w:delText>
        </w:r>
      </w:del>
    </w:p>
    <w:p w14:paraId="261BB3AB" w14:textId="789FFEDD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8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8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Number {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;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get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; }</w:delText>
        </w:r>
      </w:del>
    </w:p>
    <w:p w14:paraId="0FC87D11" w14:textId="6340EBC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8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8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Floor {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;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get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; }</w:delText>
        </w:r>
      </w:del>
    </w:p>
    <w:p w14:paraId="1972B5C4" w14:textId="42B1CE5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8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8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Type {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;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get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; }</w:delText>
        </w:r>
      </w:del>
    </w:p>
    <w:p w14:paraId="60B3E9B5" w14:textId="0388429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8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8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Cost_per_day {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;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get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; }</w:delText>
        </w:r>
      </w:del>
    </w:p>
    <w:p w14:paraId="7119A5DC" w14:textId="6C85A25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8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8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List&lt;Client&gt; list1 =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new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List&lt;Client&gt;();</w:delText>
        </w:r>
      </w:del>
    </w:p>
    <w:p w14:paraId="7FFCD258" w14:textId="1351F13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9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9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List&lt;Employee&gt; list2 =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new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List&lt;Employee&gt;();</w:delText>
        </w:r>
      </w:del>
    </w:p>
    <w:p w14:paraId="211E69B0" w14:textId="68AAA80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9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9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&lt;summary&gt;</w:delText>
        </w:r>
      </w:del>
    </w:p>
    <w:p w14:paraId="26C9582F" w14:textId="7FD3896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9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9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>Конструктор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>класса</w:delText>
        </w:r>
      </w:del>
    </w:p>
    <w:p w14:paraId="1548D559" w14:textId="28106DD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9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9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&lt;/summary&gt;</w:delText>
        </w:r>
      </w:del>
    </w:p>
    <w:p w14:paraId="262D7BBE" w14:textId="32F8AF0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89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89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number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39F0FBA5" w14:textId="1AB5B5F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0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0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floor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6CF2B7B0" w14:textId="79BDF794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0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0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type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367DD778" w14:textId="58C618D3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0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0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cost_per_day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14BFEC3D" w14:textId="508F117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0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0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clients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21D6AB3E" w14:textId="08F361B7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0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0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employees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43741D26" w14:textId="6C751FB1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1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1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Hotel(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number,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floor,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type,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cost_per_day,List&lt;Client&gt;clients,List&lt;Employee&gt;employees)</w:delText>
        </w:r>
      </w:del>
    </w:p>
    <w:p w14:paraId="588F1A69" w14:textId="644DCD1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1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1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{</w:delText>
        </w:r>
      </w:del>
    </w:p>
    <w:p w14:paraId="04F525A9" w14:textId="17C22568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1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1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Number = number;</w:delText>
        </w:r>
      </w:del>
    </w:p>
    <w:p w14:paraId="4BB26D01" w14:textId="0E21BAC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1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1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Floor = floor;</w:delText>
        </w:r>
      </w:del>
    </w:p>
    <w:p w14:paraId="170CAA70" w14:textId="3F0766B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1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1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Type = type;</w:delText>
        </w:r>
      </w:del>
    </w:p>
    <w:p w14:paraId="5BF353D1" w14:textId="19FD69E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2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2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Cost_per_day = cost_per_day;</w:delText>
        </w:r>
      </w:del>
    </w:p>
    <w:p w14:paraId="20E35D8F" w14:textId="0D05B074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2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2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this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.list1 = clients;</w:delText>
        </w:r>
      </w:del>
    </w:p>
    <w:p w14:paraId="4D88E840" w14:textId="7A860E3A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2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2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this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.list2 = employees;</w:delText>
        </w:r>
      </w:del>
    </w:p>
    <w:p w14:paraId="1842CD06" w14:textId="477C7E1C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26" w:author="Hitech" w:date="2025-06-20T21:38:00Z"/>
          <w:rFonts w:ascii="Consolas" w:hAnsi="Consolas" w:cs="Consolas"/>
          <w:color w:val="000000"/>
          <w:sz w:val="18"/>
          <w:szCs w:val="18"/>
        </w:rPr>
      </w:pPr>
      <w:del w:id="392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}</w:delText>
        </w:r>
      </w:del>
    </w:p>
    <w:p w14:paraId="55C016A0" w14:textId="5626194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28" w:author="Hitech" w:date="2025-06-20T21:38:00Z"/>
          <w:rFonts w:ascii="Consolas" w:hAnsi="Consolas" w:cs="Consolas"/>
          <w:color w:val="000000"/>
          <w:sz w:val="18"/>
          <w:szCs w:val="18"/>
        </w:rPr>
      </w:pPr>
      <w:del w:id="392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&lt;summary&gt;</w:delText>
        </w:r>
      </w:del>
    </w:p>
    <w:p w14:paraId="4530E1D9" w14:textId="1FB0B16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30" w:author="Hitech" w:date="2025-06-20T21:38:00Z"/>
          <w:rFonts w:ascii="Consolas" w:hAnsi="Consolas" w:cs="Consolas"/>
          <w:color w:val="000000"/>
          <w:sz w:val="18"/>
          <w:szCs w:val="18"/>
        </w:rPr>
      </w:pPr>
      <w:del w:id="393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 xml:space="preserve"> Метод добавления номера</w:delText>
        </w:r>
      </w:del>
    </w:p>
    <w:p w14:paraId="7F5526FB" w14:textId="27DB9BD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32" w:author="Hitech" w:date="2025-06-20T21:38:00Z"/>
          <w:rFonts w:ascii="Consolas" w:hAnsi="Consolas" w:cs="Consolas"/>
          <w:color w:val="000000"/>
          <w:sz w:val="18"/>
          <w:szCs w:val="18"/>
        </w:rPr>
      </w:pPr>
      <w:del w:id="393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&lt;/summary&gt;</w:delText>
        </w:r>
      </w:del>
    </w:p>
    <w:p w14:paraId="00C573A2" w14:textId="5285A0F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3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3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clients_to_number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31F1B87D" w14:textId="338A8133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3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3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employees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213F5474" w14:textId="4E2AFDBC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3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3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&lt;returns&gt;&lt;/returns&gt;</w:delText>
        </w:r>
      </w:del>
    </w:p>
    <w:p w14:paraId="1597983C" w14:textId="1D2F8F98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4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4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static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Hotel AddNumber(List&lt;Client&gt;clients_to_number,List&lt;Employee&gt;employees)</w:delText>
        </w:r>
      </w:del>
    </w:p>
    <w:p w14:paraId="73B7E676" w14:textId="44A487C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4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4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{</w:delText>
        </w:r>
      </w:del>
    </w:p>
    <w:p w14:paraId="711128F3" w14:textId="44699820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4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4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Console.Write(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"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Номер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:"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);</w:delText>
        </w:r>
      </w:del>
    </w:p>
    <w:p w14:paraId="3A5CE00C" w14:textId="6D9295E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4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4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number = Convert.ToInt32(Console.ReadLine());</w:delText>
        </w:r>
      </w:del>
    </w:p>
    <w:p w14:paraId="180C0A3F" w14:textId="23B88D11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4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4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Console.Write(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"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Этаж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:"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);</w:delText>
        </w:r>
      </w:del>
    </w:p>
    <w:p w14:paraId="20F1DD38" w14:textId="0AD0945C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5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5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floor = Convert.ToInt32(Console.ReadLine());</w:delText>
        </w:r>
      </w:del>
    </w:p>
    <w:p w14:paraId="79C06802" w14:textId="568791E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5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5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Console.Write(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"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Тип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номера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:"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);</w:delText>
        </w:r>
      </w:del>
    </w:p>
    <w:p w14:paraId="65631D8B" w14:textId="3AD9ED5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5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5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type = Console.ReadLine();</w:delText>
        </w:r>
      </w:del>
    </w:p>
    <w:p w14:paraId="26715169" w14:textId="1EA1FC40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56" w:author="Hitech" w:date="2025-06-20T21:38:00Z"/>
          <w:rFonts w:ascii="Consolas" w:hAnsi="Consolas" w:cs="Consolas"/>
          <w:color w:val="000000"/>
          <w:sz w:val="18"/>
          <w:szCs w:val="18"/>
        </w:rPr>
      </w:pPr>
      <w:del w:id="395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Console.Write(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"Стоимость одной ночи:"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);</w:delText>
        </w:r>
      </w:del>
    </w:p>
    <w:p w14:paraId="644D02E8" w14:textId="03641D4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5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5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cost_per_day = Convert.ToInt32(Console.ReadLine());</w:delText>
        </w:r>
      </w:del>
    </w:p>
    <w:p w14:paraId="79756F58" w14:textId="5613E581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6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6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List&lt;Client&gt; list1 =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new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List&lt;Client&gt;();</w:delText>
        </w:r>
      </w:del>
    </w:p>
    <w:p w14:paraId="293D86D8" w14:textId="356FC5B4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6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6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for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(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i=0;i&lt;clients_to_number.Count;i++)</w:delText>
        </w:r>
      </w:del>
    </w:p>
    <w:p w14:paraId="386ADA52" w14:textId="1C006668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6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6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{</w:delText>
        </w:r>
      </w:del>
    </w:p>
    <w:p w14:paraId="76464B0F" w14:textId="70C35EA1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6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6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if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(clients_to_number[i].Number==number&amp;&amp;clients_to_number[i].Place==type)</w:delText>
        </w:r>
      </w:del>
    </w:p>
    <w:p w14:paraId="01BA8566" w14:textId="12124592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6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6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{</w:delText>
        </w:r>
      </w:del>
    </w:p>
    <w:p w14:paraId="6B9C52C6" w14:textId="414D867D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7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7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    list1.Add(clients_to_number[i]);</w:delText>
        </w:r>
      </w:del>
    </w:p>
    <w:p w14:paraId="67206307" w14:textId="562D3204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7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7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}</w:delText>
        </w:r>
      </w:del>
    </w:p>
    <w:p w14:paraId="6083E014" w14:textId="1EE49DA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7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7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}</w:delText>
        </w:r>
      </w:del>
    </w:p>
    <w:p w14:paraId="3E38459E" w14:textId="44D57714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7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7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List&lt;Employee&gt; list2 =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new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List&lt;Employee&gt;();</w:delText>
        </w:r>
      </w:del>
    </w:p>
    <w:p w14:paraId="0FD39CE3" w14:textId="4C461AC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7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7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list2 = employees;</w:delText>
        </w:r>
      </w:del>
    </w:p>
    <w:p w14:paraId="443665D0" w14:textId="21E7A8AD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8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8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return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new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Hotel(number,floor,type,cost_per_day,list1,list2);</w:delText>
        </w:r>
      </w:del>
    </w:p>
    <w:p w14:paraId="75ECC2FD" w14:textId="34DA26A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82" w:author="Hitech" w:date="2025-06-20T21:38:00Z"/>
          <w:rFonts w:ascii="Consolas" w:hAnsi="Consolas" w:cs="Consolas"/>
          <w:color w:val="000000"/>
          <w:sz w:val="18"/>
          <w:szCs w:val="18"/>
        </w:rPr>
      </w:pPr>
      <w:del w:id="398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}</w:delText>
        </w:r>
      </w:del>
    </w:p>
    <w:p w14:paraId="1701495E" w14:textId="2EE2F23C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84" w:author="Hitech" w:date="2025-06-20T21:38:00Z"/>
          <w:rFonts w:ascii="Consolas" w:hAnsi="Consolas" w:cs="Consolas"/>
          <w:color w:val="000000"/>
          <w:sz w:val="18"/>
          <w:szCs w:val="18"/>
        </w:rPr>
      </w:pPr>
      <w:del w:id="398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&lt;summary&gt;</w:delText>
        </w:r>
      </w:del>
    </w:p>
    <w:p w14:paraId="27684C87" w14:textId="71B746CC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86" w:author="Hitech" w:date="2025-06-20T21:38:00Z"/>
          <w:rFonts w:ascii="Consolas" w:hAnsi="Consolas" w:cs="Consolas"/>
          <w:color w:val="000000"/>
          <w:sz w:val="18"/>
          <w:szCs w:val="18"/>
        </w:rPr>
      </w:pPr>
      <w:del w:id="398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 xml:space="preserve"> Метод записи информации о номерах в файл Номера.txt</w:delText>
        </w:r>
      </w:del>
    </w:p>
    <w:p w14:paraId="674CA56A" w14:textId="0E5EEB6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8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8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&lt;/summary&gt;</w:delText>
        </w:r>
      </w:del>
    </w:p>
    <w:p w14:paraId="0272D390" w14:textId="65B1687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9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9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void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SaveHotel()</w:delText>
        </w:r>
      </w:del>
    </w:p>
    <w:p w14:paraId="0A2AFF0D" w14:textId="6201E297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9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9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{</w:delText>
        </w:r>
      </w:del>
    </w:p>
    <w:p w14:paraId="2E8750FF" w14:textId="1423478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9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9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using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(StreamWriter writer=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new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StreamWriter(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  <w:lang w:val="en-US"/>
          </w:rPr>
          <w:delText>@"C:\Users\andre\OneDrive\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</w:rPr>
          <w:delText>Рабочий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</w:rPr>
          <w:delText>стол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  <w:lang w:val="en-US"/>
          </w:rPr>
          <w:delText>\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</w:rPr>
          <w:delText>Курсач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  <w:lang w:val="en-US"/>
          </w:rPr>
          <w:delText>\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</w:rPr>
          <w:delText>Номера</w:delText>
        </w:r>
        <w:r w:rsidRPr="00B527B2" w:rsidDel="00B310DD">
          <w:rPr>
            <w:rFonts w:ascii="Consolas" w:hAnsi="Consolas" w:cs="Consolas"/>
            <w:color w:val="800000"/>
            <w:sz w:val="18"/>
            <w:szCs w:val="18"/>
            <w:lang w:val="en-US"/>
          </w:rPr>
          <w:delText>.txt"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,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true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))</w:delText>
        </w:r>
      </w:del>
    </w:p>
    <w:p w14:paraId="183B04BF" w14:textId="287C07AC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9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9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{</w:delText>
        </w:r>
      </w:del>
    </w:p>
    <w:p w14:paraId="2B31CDDF" w14:textId="41E984F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399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399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writer.WriteLine(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$"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{Number}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;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{Floor}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;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{Type}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;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{Cost_per_day}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);</w:delText>
        </w:r>
      </w:del>
    </w:p>
    <w:p w14:paraId="30B3A1DE" w14:textId="1DC82C1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00" w:author="Hitech" w:date="2025-06-20T21:38:00Z"/>
          <w:rFonts w:ascii="Consolas" w:hAnsi="Consolas" w:cs="Consolas"/>
          <w:color w:val="000000"/>
          <w:sz w:val="18"/>
          <w:szCs w:val="18"/>
        </w:rPr>
      </w:pPr>
      <w:del w:id="400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>}</w:delText>
        </w:r>
      </w:del>
    </w:p>
    <w:p w14:paraId="7655862B" w14:textId="23515783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02" w:author="Hitech" w:date="2025-06-20T21:38:00Z"/>
          <w:rFonts w:ascii="Consolas" w:hAnsi="Consolas" w:cs="Consolas"/>
          <w:color w:val="000000"/>
          <w:sz w:val="18"/>
          <w:szCs w:val="18"/>
        </w:rPr>
      </w:pPr>
      <w:del w:id="400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}</w:delText>
        </w:r>
      </w:del>
    </w:p>
    <w:p w14:paraId="4A0910E0" w14:textId="599257D0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04" w:author="Hitech" w:date="2025-06-20T21:38:00Z"/>
          <w:rFonts w:ascii="Consolas" w:hAnsi="Consolas" w:cs="Consolas"/>
          <w:color w:val="000000"/>
          <w:sz w:val="18"/>
          <w:szCs w:val="18"/>
        </w:rPr>
      </w:pPr>
      <w:del w:id="400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&lt;summary&gt;</w:delText>
        </w:r>
      </w:del>
    </w:p>
    <w:p w14:paraId="58D93D29" w14:textId="7F6AB6D3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06" w:author="Hitech" w:date="2025-06-20T21:38:00Z"/>
          <w:rFonts w:ascii="Consolas" w:hAnsi="Consolas" w:cs="Consolas"/>
          <w:color w:val="000000"/>
          <w:sz w:val="18"/>
          <w:szCs w:val="18"/>
        </w:rPr>
      </w:pPr>
      <w:del w:id="400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 xml:space="preserve"> Чтение и запись в объекты строки файла</w:delText>
        </w:r>
      </w:del>
    </w:p>
    <w:p w14:paraId="210C3B4B" w14:textId="35AE4031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0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0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&lt;/summary&gt;</w:delText>
        </w:r>
      </w:del>
    </w:p>
    <w:p w14:paraId="6D4B6736" w14:textId="0130308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1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1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line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00C380F3" w14:textId="43A52B6C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1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1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clients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6736A758" w14:textId="2F6006D7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1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1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&lt;param name="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employees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"&gt;&lt;/param&gt;</w:delText>
        </w:r>
      </w:del>
    </w:p>
    <w:p w14:paraId="36BEB63C" w14:textId="4D5120D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1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1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&lt;returns&gt;&lt;/returns&gt;</w:delText>
        </w:r>
      </w:del>
    </w:p>
    <w:p w14:paraId="4D61E3E1" w14:textId="35760C30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1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1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static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Hotel ReaderNumbers(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line,List&lt;Client&gt;clients,List&lt;Employee&gt;employees)</w:delText>
        </w:r>
      </w:del>
    </w:p>
    <w:p w14:paraId="3F6FFE8A" w14:textId="0CBE5F7D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2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2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{</w:delText>
        </w:r>
      </w:del>
    </w:p>
    <w:p w14:paraId="4684B8C4" w14:textId="3B76F15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2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2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string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[] parts = line.Split(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';'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);</w:delText>
        </w:r>
      </w:del>
    </w:p>
    <w:p w14:paraId="6CB11FBA" w14:textId="127F990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2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2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List&lt;Client&gt; clients_txt =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new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List&lt;Client&gt;();</w:delText>
        </w:r>
      </w:del>
    </w:p>
    <w:p w14:paraId="621B0B51" w14:textId="0040DB8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2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2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for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(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i=0;i&lt;clients.Count;i++)</w:delText>
        </w:r>
      </w:del>
    </w:p>
    <w:p w14:paraId="428E203B" w14:textId="53321CE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2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2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{</w:delText>
        </w:r>
      </w:del>
    </w:p>
    <w:p w14:paraId="6177504C" w14:textId="7B05F99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3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3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if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(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.Parse(parts[0])==clients[i].Number&amp;&amp;parts[2]==clients[i].Place)</w:delText>
        </w:r>
      </w:del>
    </w:p>
    <w:p w14:paraId="39505DC9" w14:textId="2F45A3C0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3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3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{</w:delText>
        </w:r>
      </w:del>
    </w:p>
    <w:p w14:paraId="5B2AAA41" w14:textId="1DA7BAB8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3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3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    clients_txt.Add(clients[i]);</w:delText>
        </w:r>
      </w:del>
    </w:p>
    <w:p w14:paraId="0ED26F56" w14:textId="5760A51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3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3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}</w:delText>
        </w:r>
      </w:del>
    </w:p>
    <w:p w14:paraId="3A05E30D" w14:textId="31AAD91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3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3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}</w:delText>
        </w:r>
      </w:del>
    </w:p>
    <w:p w14:paraId="0EE43507" w14:textId="02584BB6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4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4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List&lt;Employee&gt; employees_txt = employees;</w:delText>
        </w:r>
      </w:del>
    </w:p>
    <w:p w14:paraId="63D31612" w14:textId="41F0E0D2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4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4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return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new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Hotel(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.Parse(parts[0]),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.Parse(parts[1]),parts[2],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.Parse(parts[3]),clients_txt,employees_txt);</w:delText>
        </w:r>
      </w:del>
    </w:p>
    <w:p w14:paraId="3402AA26" w14:textId="50EDAC6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4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4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}</w:delText>
        </w:r>
      </w:del>
    </w:p>
    <w:p w14:paraId="65464613" w14:textId="4D4C3CA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4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4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&lt;summary&gt;</w:delText>
        </w:r>
      </w:del>
    </w:p>
    <w:p w14:paraId="53FB31AD" w14:textId="105FDA3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4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4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>Вывод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</w:rPr>
          <w:delText>информации</w:delText>
        </w:r>
      </w:del>
    </w:p>
    <w:p w14:paraId="66AD8D77" w14:textId="2364BED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5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5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///</w:delText>
        </w:r>
        <w:r w:rsidRPr="00B527B2" w:rsidDel="00B310DD">
          <w:rPr>
            <w:rFonts w:ascii="Consolas" w:hAnsi="Consolas" w:cs="Consolas"/>
            <w:color w:val="008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808080"/>
            <w:sz w:val="18"/>
            <w:szCs w:val="18"/>
            <w:lang w:val="en-US"/>
          </w:rPr>
          <w:delText>&lt;/summary&gt;</w:delText>
        </w:r>
      </w:del>
    </w:p>
    <w:p w14:paraId="2B190358" w14:textId="69008163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5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5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void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Print()</w:delText>
        </w:r>
      </w:del>
    </w:p>
    <w:p w14:paraId="79A21D22" w14:textId="5370AE2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5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5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{</w:delText>
        </w:r>
      </w:del>
    </w:p>
    <w:p w14:paraId="5B449D35" w14:textId="2DB10230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5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5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Console.WriteLine(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$"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Номер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: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{Number}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,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Этаж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: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{Floor}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,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Тип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: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{Type}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,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Оплата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: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{Cost_per_day}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);</w:delText>
        </w:r>
      </w:del>
    </w:p>
    <w:p w14:paraId="724FDDD5" w14:textId="7AADC56C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5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5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}</w:delText>
        </w:r>
      </w:del>
    </w:p>
    <w:p w14:paraId="7CFE1D93" w14:textId="2970AB97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6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6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int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Cost()</w:delText>
        </w:r>
      </w:del>
    </w:p>
    <w:p w14:paraId="3BC19181" w14:textId="62738C6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6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6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{</w:delText>
        </w:r>
      </w:del>
    </w:p>
    <w:p w14:paraId="0BF7DA82" w14:textId="0F03279F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6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6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if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(Type==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"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Одноместный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</w:delText>
        </w:r>
      </w:del>
    </w:p>
    <w:p w14:paraId="3E865C22" w14:textId="1CB77CA8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6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6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{</w:delText>
        </w:r>
      </w:del>
    </w:p>
    <w:p w14:paraId="438952F4" w14:textId="7D2431DD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6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6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return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Cost_per_day;</w:delText>
        </w:r>
      </w:del>
    </w:p>
    <w:p w14:paraId="064022E0" w14:textId="7099DA07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7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7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}</w:delText>
        </w:r>
      </w:del>
    </w:p>
    <w:p w14:paraId="6586A2BF" w14:textId="76F3E675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7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7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else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if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(Type==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"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</w:rPr>
          <w:delText>Двухместный</w:delText>
        </w:r>
        <w:r w:rsidRPr="00B527B2" w:rsidDel="00B310DD">
          <w:rPr>
            <w:rFonts w:ascii="Consolas" w:hAnsi="Consolas" w:cs="Consolas"/>
            <w:color w:val="A31515"/>
            <w:sz w:val="18"/>
            <w:szCs w:val="18"/>
            <w:lang w:val="en-US"/>
          </w:rPr>
          <w:delText>"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)</w:delText>
        </w:r>
      </w:del>
    </w:p>
    <w:p w14:paraId="791E5C24" w14:textId="05DD046D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7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7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{</w:delText>
        </w:r>
      </w:del>
    </w:p>
    <w:p w14:paraId="1CC1BA5B" w14:textId="29F50D8D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7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7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return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Cost_per_day / 2;</w:delText>
        </w:r>
      </w:del>
    </w:p>
    <w:p w14:paraId="4F16F07A" w14:textId="3915B5A3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7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7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}</w:delText>
        </w:r>
      </w:del>
    </w:p>
    <w:p w14:paraId="3E1453BC" w14:textId="56B8D42B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8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8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else</w:delText>
        </w:r>
      </w:del>
    </w:p>
    <w:p w14:paraId="2CDD1DDA" w14:textId="0BB06A83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8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8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{</w:delText>
        </w:r>
      </w:del>
    </w:p>
    <w:p w14:paraId="39CF03C5" w14:textId="7B92121A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8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85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return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Cost_per_day / 3;</w:delText>
        </w:r>
      </w:del>
    </w:p>
    <w:p w14:paraId="55D072A8" w14:textId="2DCD5C3E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8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87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}</w:delText>
        </w:r>
      </w:del>
    </w:p>
    <w:p w14:paraId="38CB8BEC" w14:textId="3A588679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8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89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}</w:delText>
        </w:r>
      </w:del>
    </w:p>
    <w:p w14:paraId="73C39DFE" w14:textId="411FD158" w:rsidR="00914B71" w:rsidRPr="00B527B2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9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91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public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void</w:delText>
        </w:r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Empty_number()</w:delText>
        </w:r>
      </w:del>
    </w:p>
    <w:p w14:paraId="3291217F" w14:textId="5DCF456C" w:rsidR="00914B71" w:rsidRPr="002C59AB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9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93" w:author="Hitech" w:date="2025-06-20T21:38:00Z">
        <w:r w:rsidRPr="00B527B2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</w:delText>
        </w:r>
        <w:r w:rsidRPr="002C59AB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{</w:delText>
        </w:r>
      </w:del>
    </w:p>
    <w:p w14:paraId="04BEC14F" w14:textId="05FA3B66" w:rsidR="00914B71" w:rsidRPr="002C59AB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9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95" w:author="Hitech" w:date="2025-06-20T21:38:00Z">
        <w:r w:rsidRPr="002C59AB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</w:delText>
        </w:r>
        <w:r w:rsidRPr="002C59AB" w:rsidDel="00B310DD">
          <w:rPr>
            <w:rFonts w:ascii="Consolas" w:hAnsi="Consolas" w:cs="Consolas"/>
            <w:color w:val="0000FF"/>
            <w:sz w:val="18"/>
            <w:szCs w:val="18"/>
            <w:lang w:val="en-US"/>
          </w:rPr>
          <w:delText>if</w:delText>
        </w:r>
        <w:r w:rsidRPr="002C59AB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>(list1.Count==0)</w:delText>
        </w:r>
      </w:del>
    </w:p>
    <w:p w14:paraId="250AA1B5" w14:textId="6BC562D6" w:rsidR="00914B71" w:rsidRPr="002C59AB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96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97" w:author="Hitech" w:date="2025-06-20T21:38:00Z">
        <w:r w:rsidRPr="002C59AB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{</w:delText>
        </w:r>
      </w:del>
    </w:p>
    <w:p w14:paraId="23EA6476" w14:textId="0E6DA115" w:rsidR="00914B71" w:rsidRPr="002C59AB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098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099" w:author="Hitech" w:date="2025-06-20T21:38:00Z">
        <w:r w:rsidRPr="002C59AB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    Print();</w:delText>
        </w:r>
      </w:del>
    </w:p>
    <w:p w14:paraId="721CD62F" w14:textId="1EC9677E" w:rsidR="00914B71" w:rsidRPr="002C59AB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00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01" w:author="Hitech" w:date="2025-06-20T21:38:00Z">
        <w:r w:rsidRPr="002C59AB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        }</w:delText>
        </w:r>
      </w:del>
    </w:p>
    <w:p w14:paraId="5751C8AD" w14:textId="2F93FD7A" w:rsidR="00914B71" w:rsidRPr="002C59AB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02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03" w:author="Hitech" w:date="2025-06-20T21:38:00Z">
        <w:r w:rsidRPr="002C59AB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    }</w:delText>
        </w:r>
      </w:del>
    </w:p>
    <w:p w14:paraId="778C7B92" w14:textId="5B700DB5" w:rsidR="00914B71" w:rsidRPr="002C59AB" w:rsidDel="00B310DD" w:rsidRDefault="00914B71" w:rsidP="00B310DD">
      <w:pPr>
        <w:autoSpaceDE w:val="0"/>
        <w:autoSpaceDN w:val="0"/>
        <w:adjustRightInd w:val="0"/>
        <w:spacing w:after="0" w:line="240" w:lineRule="auto"/>
        <w:rPr>
          <w:del w:id="4104" w:author="Hitech" w:date="2025-06-20T21:38:00Z"/>
          <w:rFonts w:ascii="Consolas" w:hAnsi="Consolas" w:cs="Consolas"/>
          <w:color w:val="000000"/>
          <w:sz w:val="18"/>
          <w:szCs w:val="18"/>
          <w:lang w:val="en-US"/>
        </w:rPr>
      </w:pPr>
      <w:del w:id="4105" w:author="Hitech" w:date="2025-06-20T21:38:00Z">
        <w:r w:rsidRPr="002C59AB" w:rsidDel="00B310DD">
          <w:rPr>
            <w:rFonts w:ascii="Consolas" w:hAnsi="Consolas" w:cs="Consolas"/>
            <w:color w:val="000000"/>
            <w:sz w:val="18"/>
            <w:szCs w:val="18"/>
            <w:lang w:val="en-US"/>
          </w:rPr>
          <w:delText xml:space="preserve">    }</w:delText>
        </w:r>
      </w:del>
    </w:p>
    <w:p w14:paraId="636D915D" w14:textId="74CAB12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06" w:author="Hitech" w:date="2025-06-20T21:38:00Z"/>
          <w:rFonts w:ascii="Consolas" w:hAnsi="Consolas"/>
          <w:sz w:val="18"/>
          <w:szCs w:val="18"/>
          <w:lang w:val="en-US"/>
        </w:rPr>
      </w:pPr>
      <w:del w:id="410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>class Program</w:delText>
        </w:r>
      </w:del>
    </w:p>
    <w:p w14:paraId="7D6E8A67" w14:textId="1EFBA55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08" w:author="Hitech" w:date="2025-06-20T21:38:00Z"/>
          <w:rFonts w:ascii="Consolas" w:hAnsi="Consolas"/>
          <w:sz w:val="18"/>
          <w:szCs w:val="18"/>
          <w:lang w:val="en-US"/>
        </w:rPr>
      </w:pPr>
      <w:del w:id="410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{</w:delText>
        </w:r>
      </w:del>
    </w:p>
    <w:p w14:paraId="14C087A8" w14:textId="3703225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10" w:author="Hitech" w:date="2025-06-20T21:38:00Z"/>
          <w:rFonts w:ascii="Consolas" w:hAnsi="Consolas"/>
          <w:sz w:val="18"/>
          <w:szCs w:val="18"/>
          <w:lang w:val="en-US"/>
        </w:rPr>
      </w:pPr>
      <w:del w:id="411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static void Main(string[] args)</w:delText>
        </w:r>
      </w:del>
    </w:p>
    <w:p w14:paraId="392103C9" w14:textId="0E4A649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12" w:author="Hitech" w:date="2025-06-20T21:38:00Z"/>
          <w:rFonts w:ascii="Consolas" w:hAnsi="Consolas"/>
          <w:sz w:val="18"/>
          <w:szCs w:val="18"/>
          <w:lang w:val="en-US"/>
        </w:rPr>
      </w:pPr>
      <w:del w:id="411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{</w:delText>
        </w:r>
      </w:del>
    </w:p>
    <w:p w14:paraId="429B01FF" w14:textId="773044B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14" w:author="Hitech" w:date="2025-06-20T21:38:00Z"/>
          <w:rFonts w:ascii="Consolas" w:hAnsi="Consolas"/>
          <w:sz w:val="18"/>
          <w:szCs w:val="18"/>
          <w:lang w:val="en-US"/>
        </w:rPr>
      </w:pPr>
      <w:del w:id="411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List&lt;Hotel&gt; list1 = new List&lt;Hotel&gt;();</w:delText>
        </w:r>
      </w:del>
    </w:p>
    <w:p w14:paraId="4FA87485" w14:textId="11C88D8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16" w:author="Hitech" w:date="2025-06-20T21:38:00Z"/>
          <w:rFonts w:ascii="Consolas" w:hAnsi="Consolas"/>
          <w:sz w:val="18"/>
          <w:szCs w:val="18"/>
          <w:lang w:val="en-US"/>
        </w:rPr>
      </w:pPr>
      <w:del w:id="411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List&lt;Client&gt; list2 = new List&lt;Client&gt;();</w:delText>
        </w:r>
      </w:del>
    </w:p>
    <w:p w14:paraId="0C8AE6D7" w14:textId="55EA295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18" w:author="Hitech" w:date="2025-06-20T21:38:00Z"/>
          <w:rFonts w:ascii="Consolas" w:hAnsi="Consolas"/>
          <w:sz w:val="18"/>
          <w:szCs w:val="18"/>
          <w:lang w:val="en-US"/>
        </w:rPr>
      </w:pPr>
      <w:del w:id="411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List&lt;Employee&gt; list3 = new List&lt;Employee&gt;();</w:delText>
        </w:r>
      </w:del>
    </w:p>
    <w:p w14:paraId="47C67563" w14:textId="15AFB2A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20" w:author="Hitech" w:date="2025-06-20T21:38:00Z"/>
          <w:rFonts w:ascii="Consolas" w:hAnsi="Consolas"/>
          <w:sz w:val="18"/>
          <w:szCs w:val="18"/>
        </w:rPr>
      </w:pPr>
      <w:del w:id="412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</w:delText>
        </w:r>
        <w:r w:rsidRPr="00B527B2" w:rsidDel="00B310DD">
          <w:rPr>
            <w:rFonts w:ascii="Consolas" w:hAnsi="Consolas"/>
            <w:sz w:val="18"/>
            <w:szCs w:val="18"/>
          </w:rPr>
          <w:delText>bool flag = true;</w:delText>
        </w:r>
      </w:del>
    </w:p>
    <w:p w14:paraId="2392220C" w14:textId="10666E1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22" w:author="Hitech" w:date="2025-06-20T21:38:00Z"/>
          <w:rFonts w:ascii="Consolas" w:hAnsi="Consolas"/>
          <w:sz w:val="18"/>
          <w:szCs w:val="18"/>
        </w:rPr>
      </w:pPr>
      <w:del w:id="4123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//Добавление и запись</w:delText>
        </w:r>
      </w:del>
    </w:p>
    <w:p w14:paraId="3830D9FC" w14:textId="47247CE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24" w:author="Hitech" w:date="2025-06-20T21:38:00Z"/>
          <w:rFonts w:ascii="Consolas" w:hAnsi="Consolas"/>
          <w:sz w:val="18"/>
          <w:szCs w:val="18"/>
          <w:lang w:val="en-US"/>
        </w:rPr>
      </w:pPr>
      <w:del w:id="4125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while (flag)</w:delText>
        </w:r>
      </w:del>
    </w:p>
    <w:p w14:paraId="45277828" w14:textId="5DD7F7F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26" w:author="Hitech" w:date="2025-06-20T21:38:00Z"/>
          <w:rFonts w:ascii="Consolas" w:hAnsi="Consolas"/>
          <w:sz w:val="18"/>
          <w:szCs w:val="18"/>
          <w:lang w:val="en-US"/>
        </w:rPr>
      </w:pPr>
      <w:del w:id="412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{</w:delText>
        </w:r>
      </w:del>
    </w:p>
    <w:p w14:paraId="163967AE" w14:textId="2898623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28" w:author="Hitech" w:date="2025-06-20T21:38:00Z"/>
          <w:rFonts w:ascii="Consolas" w:hAnsi="Consolas"/>
          <w:sz w:val="18"/>
          <w:szCs w:val="18"/>
          <w:lang w:val="en-US"/>
        </w:rPr>
      </w:pPr>
      <w:del w:id="412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Console.Clear();</w:delText>
        </w:r>
      </w:del>
    </w:p>
    <w:p w14:paraId="334B4D30" w14:textId="78FCC40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30" w:author="Hitech" w:date="2025-06-20T21:38:00Z"/>
          <w:rFonts w:ascii="Consolas" w:hAnsi="Consolas"/>
          <w:sz w:val="18"/>
          <w:szCs w:val="18"/>
          <w:lang w:val="en-US"/>
        </w:rPr>
      </w:pPr>
      <w:del w:id="413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Console.ForegroundColor = ConsoleColor.DarkBlue;</w:delText>
        </w:r>
      </w:del>
    </w:p>
    <w:p w14:paraId="6ADCEF25" w14:textId="5CFC9EE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32" w:author="Hitech" w:date="2025-06-20T21:38:00Z"/>
          <w:rFonts w:ascii="Consolas" w:hAnsi="Consolas"/>
          <w:sz w:val="18"/>
          <w:szCs w:val="18"/>
          <w:lang w:val="en-US"/>
        </w:rPr>
      </w:pPr>
      <w:del w:id="413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Console.WriteLine("</w:delText>
        </w:r>
        <w:r w:rsidRPr="00B527B2" w:rsidDel="00B310DD">
          <w:rPr>
            <w:rFonts w:ascii="Consolas" w:hAnsi="Consolas"/>
            <w:sz w:val="18"/>
            <w:szCs w:val="18"/>
          </w:rPr>
          <w:delText>ПЕРВОЕ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МЕНЮ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38CF4DEF" w14:textId="626842A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34" w:author="Hitech" w:date="2025-06-20T21:38:00Z"/>
          <w:rFonts w:ascii="Consolas" w:hAnsi="Consolas"/>
          <w:sz w:val="18"/>
          <w:szCs w:val="18"/>
          <w:lang w:val="en-US"/>
        </w:rPr>
      </w:pPr>
      <w:del w:id="413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Console.ResetColor();</w:delText>
        </w:r>
      </w:del>
    </w:p>
    <w:p w14:paraId="03EDAE75" w14:textId="54D1F8D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36" w:author="Hitech" w:date="2025-06-20T21:38:00Z"/>
          <w:rFonts w:ascii="Consolas" w:hAnsi="Consolas"/>
          <w:sz w:val="18"/>
          <w:szCs w:val="18"/>
          <w:lang w:val="en-US"/>
        </w:rPr>
      </w:pPr>
      <w:del w:id="413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Console.ForegroundColor = ConsoleColor.DarkYellow;</w:delText>
        </w:r>
      </w:del>
    </w:p>
    <w:p w14:paraId="504A6FCE" w14:textId="4B38FD7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38" w:author="Hitech" w:date="2025-06-20T21:38:00Z"/>
          <w:rFonts w:ascii="Consolas" w:hAnsi="Consolas"/>
          <w:sz w:val="18"/>
          <w:szCs w:val="18"/>
          <w:lang w:val="en-US"/>
        </w:rPr>
      </w:pPr>
      <w:del w:id="413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Console.WriteLine("[1] </w:delText>
        </w:r>
        <w:r w:rsidRPr="00B527B2" w:rsidDel="00B310DD">
          <w:rPr>
            <w:rFonts w:ascii="Consolas" w:hAnsi="Consolas"/>
            <w:sz w:val="18"/>
            <w:szCs w:val="18"/>
          </w:rPr>
          <w:delText>Считывание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данных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52B01F9B" w14:textId="168C6C4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40" w:author="Hitech" w:date="2025-06-20T21:38:00Z"/>
          <w:rFonts w:ascii="Consolas" w:hAnsi="Consolas"/>
          <w:sz w:val="18"/>
          <w:szCs w:val="18"/>
        </w:rPr>
      </w:pPr>
      <w:del w:id="414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</w:delText>
        </w:r>
        <w:r w:rsidRPr="00B527B2" w:rsidDel="00B310DD">
          <w:rPr>
            <w:rFonts w:ascii="Consolas" w:hAnsi="Consolas"/>
            <w:sz w:val="18"/>
            <w:szCs w:val="18"/>
          </w:rPr>
          <w:delText>Console.WriteLine("[2] Добавление клиента");</w:delText>
        </w:r>
      </w:del>
    </w:p>
    <w:p w14:paraId="49B95B1E" w14:textId="2423B2B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42" w:author="Hitech" w:date="2025-06-20T21:38:00Z"/>
          <w:rFonts w:ascii="Consolas" w:hAnsi="Consolas"/>
          <w:sz w:val="18"/>
          <w:szCs w:val="18"/>
        </w:rPr>
      </w:pPr>
      <w:del w:id="4143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Console.WriteLine("[3] Добавление служащего");</w:delText>
        </w:r>
      </w:del>
    </w:p>
    <w:p w14:paraId="66E9779F" w14:textId="5C49D3A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44" w:author="Hitech" w:date="2025-06-20T21:38:00Z"/>
          <w:rFonts w:ascii="Consolas" w:hAnsi="Consolas"/>
          <w:sz w:val="18"/>
          <w:szCs w:val="18"/>
          <w:lang w:val="en-US"/>
        </w:rPr>
      </w:pPr>
      <w:del w:id="4145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Console.ResetColor();</w:delText>
        </w:r>
      </w:del>
    </w:p>
    <w:p w14:paraId="259EF3EB" w14:textId="5F0A787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46" w:author="Hitech" w:date="2025-06-20T21:38:00Z"/>
          <w:rFonts w:ascii="Consolas" w:hAnsi="Consolas"/>
          <w:sz w:val="18"/>
          <w:szCs w:val="18"/>
          <w:lang w:val="en-US"/>
        </w:rPr>
      </w:pPr>
      <w:del w:id="414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Console.ForegroundColor = ConsoleColor.Red;</w:delText>
        </w:r>
      </w:del>
    </w:p>
    <w:p w14:paraId="5E003A16" w14:textId="14A3CA7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48" w:author="Hitech" w:date="2025-06-20T21:38:00Z"/>
          <w:rFonts w:ascii="Consolas" w:hAnsi="Consolas"/>
          <w:sz w:val="18"/>
          <w:szCs w:val="18"/>
        </w:rPr>
      </w:pPr>
      <w:del w:id="414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</w:delText>
        </w:r>
        <w:r w:rsidRPr="00B527B2" w:rsidDel="00B310DD">
          <w:rPr>
            <w:rFonts w:ascii="Consolas" w:hAnsi="Consolas"/>
            <w:sz w:val="18"/>
            <w:szCs w:val="18"/>
          </w:rPr>
          <w:delText>Console.WriteLine("[4] Выход из первого меню");</w:delText>
        </w:r>
      </w:del>
    </w:p>
    <w:p w14:paraId="49C15547" w14:textId="720BFB4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50" w:author="Hitech" w:date="2025-06-20T21:38:00Z"/>
          <w:rFonts w:ascii="Consolas" w:hAnsi="Consolas"/>
          <w:sz w:val="18"/>
          <w:szCs w:val="18"/>
          <w:lang w:val="en-US"/>
        </w:rPr>
      </w:pPr>
      <w:del w:id="4151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Console.ResetColor();</w:delText>
        </w:r>
      </w:del>
    </w:p>
    <w:p w14:paraId="18F1653A" w14:textId="50B4250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52" w:author="Hitech" w:date="2025-06-20T21:38:00Z"/>
          <w:rFonts w:ascii="Consolas" w:hAnsi="Consolas"/>
          <w:sz w:val="18"/>
          <w:szCs w:val="18"/>
          <w:lang w:val="en-US"/>
        </w:rPr>
      </w:pPr>
      <w:del w:id="415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switch (Console.ReadKey(true).KeyChar)</w:delText>
        </w:r>
      </w:del>
    </w:p>
    <w:p w14:paraId="7FC53324" w14:textId="29FDE4D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54" w:author="Hitech" w:date="2025-06-20T21:38:00Z"/>
          <w:rFonts w:ascii="Consolas" w:hAnsi="Consolas"/>
          <w:sz w:val="18"/>
          <w:szCs w:val="18"/>
          <w:lang w:val="en-US"/>
        </w:rPr>
      </w:pPr>
      <w:del w:id="415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{</w:delText>
        </w:r>
      </w:del>
    </w:p>
    <w:p w14:paraId="4B47DA72" w14:textId="0C41281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56" w:author="Hitech" w:date="2025-06-20T21:38:00Z"/>
          <w:rFonts w:ascii="Consolas" w:hAnsi="Consolas"/>
          <w:sz w:val="18"/>
          <w:szCs w:val="18"/>
          <w:lang w:val="en-US"/>
        </w:rPr>
      </w:pPr>
      <w:del w:id="415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case '1':</w:delText>
        </w:r>
      </w:del>
    </w:p>
    <w:p w14:paraId="1E9436AF" w14:textId="3AAC746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58" w:author="Hitech" w:date="2025-06-20T21:38:00Z"/>
          <w:rFonts w:ascii="Consolas" w:hAnsi="Consolas"/>
          <w:sz w:val="18"/>
          <w:szCs w:val="18"/>
          <w:lang w:val="en-US"/>
        </w:rPr>
      </w:pPr>
      <w:del w:id="415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try</w:delText>
        </w:r>
      </w:del>
    </w:p>
    <w:p w14:paraId="3702A74C" w14:textId="05C56C6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60" w:author="Hitech" w:date="2025-06-20T21:38:00Z"/>
          <w:rFonts w:ascii="Consolas" w:hAnsi="Consolas"/>
          <w:sz w:val="18"/>
          <w:szCs w:val="18"/>
          <w:lang w:val="en-US"/>
        </w:rPr>
      </w:pPr>
      <w:del w:id="416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{</w:delText>
        </w:r>
      </w:del>
    </w:p>
    <w:p w14:paraId="7BD8F2A3" w14:textId="01DB421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62" w:author="Hitech" w:date="2025-06-20T21:38:00Z"/>
          <w:rFonts w:ascii="Consolas" w:hAnsi="Consolas"/>
          <w:sz w:val="18"/>
          <w:szCs w:val="18"/>
          <w:lang w:val="en-US"/>
        </w:rPr>
      </w:pPr>
      <w:del w:id="416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Console.Clear();</w:delText>
        </w:r>
      </w:del>
    </w:p>
    <w:p w14:paraId="4CE143DC" w14:textId="6BD79CB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64" w:author="Hitech" w:date="2025-06-20T21:38:00Z"/>
          <w:rFonts w:ascii="Consolas" w:hAnsi="Consolas"/>
          <w:sz w:val="18"/>
          <w:szCs w:val="18"/>
          <w:lang w:val="en-US"/>
        </w:rPr>
      </w:pPr>
      <w:del w:id="416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using (StreamReader reader = new StreamReader(@"C:\Users\andre\OneDrive\</w:delText>
        </w:r>
        <w:r w:rsidRPr="00B527B2" w:rsidDel="00B310DD">
          <w:rPr>
            <w:rFonts w:ascii="Consolas" w:hAnsi="Consolas"/>
            <w:sz w:val="18"/>
            <w:szCs w:val="18"/>
          </w:rPr>
          <w:delText>Рабочий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стол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\</w:delText>
        </w:r>
        <w:r w:rsidRPr="00B527B2" w:rsidDel="00B310DD">
          <w:rPr>
            <w:rFonts w:ascii="Consolas" w:hAnsi="Consolas"/>
            <w:sz w:val="18"/>
            <w:szCs w:val="18"/>
          </w:rPr>
          <w:delText>Курсач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\</w:delText>
        </w:r>
        <w:r w:rsidRPr="00B527B2" w:rsidDel="00B310DD">
          <w:rPr>
            <w:rFonts w:ascii="Consolas" w:hAnsi="Consolas"/>
            <w:sz w:val="18"/>
            <w:szCs w:val="18"/>
          </w:rPr>
          <w:delText>Служащие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.txt"))</w:delText>
        </w:r>
      </w:del>
    </w:p>
    <w:p w14:paraId="78F53772" w14:textId="49A2ED1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66" w:author="Hitech" w:date="2025-06-20T21:38:00Z"/>
          <w:rFonts w:ascii="Consolas" w:hAnsi="Consolas"/>
          <w:sz w:val="18"/>
          <w:szCs w:val="18"/>
          <w:lang w:val="en-US"/>
        </w:rPr>
      </w:pPr>
      <w:del w:id="416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{</w:delText>
        </w:r>
      </w:del>
    </w:p>
    <w:p w14:paraId="725CF929" w14:textId="73CF4A4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68" w:author="Hitech" w:date="2025-06-20T21:38:00Z"/>
          <w:rFonts w:ascii="Consolas" w:hAnsi="Consolas"/>
          <w:sz w:val="18"/>
          <w:szCs w:val="18"/>
          <w:lang w:val="en-US"/>
        </w:rPr>
      </w:pPr>
      <w:del w:id="416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string line;</w:delText>
        </w:r>
      </w:del>
    </w:p>
    <w:p w14:paraId="73CF97B2" w14:textId="72614E3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70" w:author="Hitech" w:date="2025-06-20T21:38:00Z"/>
          <w:rFonts w:ascii="Consolas" w:hAnsi="Consolas"/>
          <w:sz w:val="18"/>
          <w:szCs w:val="18"/>
          <w:lang w:val="en-US"/>
        </w:rPr>
      </w:pPr>
      <w:del w:id="417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while ((line = reader.ReadLine()) != null)</w:delText>
        </w:r>
      </w:del>
    </w:p>
    <w:p w14:paraId="7DFB86F7" w14:textId="1A03B99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72" w:author="Hitech" w:date="2025-06-20T21:38:00Z"/>
          <w:rFonts w:ascii="Consolas" w:hAnsi="Consolas"/>
          <w:sz w:val="18"/>
          <w:szCs w:val="18"/>
          <w:lang w:val="en-US"/>
        </w:rPr>
      </w:pPr>
      <w:del w:id="417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{</w:delText>
        </w:r>
      </w:del>
    </w:p>
    <w:p w14:paraId="3575A2F3" w14:textId="1BF4266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74" w:author="Hitech" w:date="2025-06-20T21:38:00Z"/>
          <w:rFonts w:ascii="Consolas" w:hAnsi="Consolas"/>
          <w:sz w:val="18"/>
          <w:szCs w:val="18"/>
          <w:lang w:val="en-US"/>
        </w:rPr>
      </w:pPr>
      <w:del w:id="417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list3.Add(Employee.ReaderEmployee(line));</w:delText>
        </w:r>
      </w:del>
    </w:p>
    <w:p w14:paraId="7CF9096F" w14:textId="0071447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76" w:author="Hitech" w:date="2025-06-20T21:38:00Z"/>
          <w:rFonts w:ascii="Consolas" w:hAnsi="Consolas"/>
          <w:sz w:val="18"/>
          <w:szCs w:val="18"/>
          <w:lang w:val="en-US"/>
        </w:rPr>
      </w:pPr>
      <w:del w:id="417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}</w:delText>
        </w:r>
      </w:del>
    </w:p>
    <w:p w14:paraId="78EBDA43" w14:textId="5318FB4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78" w:author="Hitech" w:date="2025-06-20T21:38:00Z"/>
          <w:rFonts w:ascii="Consolas" w:hAnsi="Consolas"/>
          <w:sz w:val="18"/>
          <w:szCs w:val="18"/>
          <w:lang w:val="en-US"/>
        </w:rPr>
      </w:pPr>
      <w:del w:id="417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}</w:delText>
        </w:r>
      </w:del>
    </w:p>
    <w:p w14:paraId="0B212EC2" w14:textId="35D5C98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80" w:author="Hitech" w:date="2025-06-20T21:38:00Z"/>
          <w:rFonts w:ascii="Consolas" w:hAnsi="Consolas"/>
          <w:sz w:val="18"/>
          <w:szCs w:val="18"/>
          <w:lang w:val="en-US"/>
        </w:rPr>
      </w:pPr>
      <w:del w:id="418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using (StreamReader reader = new StreamReader(@"C:\Users\andre\OneDrive\</w:delText>
        </w:r>
        <w:r w:rsidRPr="00B527B2" w:rsidDel="00B310DD">
          <w:rPr>
            <w:rFonts w:ascii="Consolas" w:hAnsi="Consolas"/>
            <w:sz w:val="18"/>
            <w:szCs w:val="18"/>
          </w:rPr>
          <w:delText>Рабочий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стол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\</w:delText>
        </w:r>
        <w:r w:rsidRPr="00B527B2" w:rsidDel="00B310DD">
          <w:rPr>
            <w:rFonts w:ascii="Consolas" w:hAnsi="Consolas"/>
            <w:sz w:val="18"/>
            <w:szCs w:val="18"/>
          </w:rPr>
          <w:delText>Курсач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\</w:delText>
        </w:r>
        <w:r w:rsidRPr="00B527B2" w:rsidDel="00B310DD">
          <w:rPr>
            <w:rFonts w:ascii="Consolas" w:hAnsi="Consolas"/>
            <w:sz w:val="18"/>
            <w:szCs w:val="18"/>
          </w:rPr>
          <w:delText>Клиенты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.txt"))</w:delText>
        </w:r>
      </w:del>
    </w:p>
    <w:p w14:paraId="130B8A0B" w14:textId="65A11B6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82" w:author="Hitech" w:date="2025-06-20T21:38:00Z"/>
          <w:rFonts w:ascii="Consolas" w:hAnsi="Consolas"/>
          <w:sz w:val="18"/>
          <w:szCs w:val="18"/>
          <w:lang w:val="en-US"/>
        </w:rPr>
      </w:pPr>
      <w:del w:id="418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{</w:delText>
        </w:r>
      </w:del>
    </w:p>
    <w:p w14:paraId="3CBB7900" w14:textId="70A4422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84" w:author="Hitech" w:date="2025-06-20T21:38:00Z"/>
          <w:rFonts w:ascii="Consolas" w:hAnsi="Consolas"/>
          <w:sz w:val="18"/>
          <w:szCs w:val="18"/>
          <w:lang w:val="en-US"/>
        </w:rPr>
      </w:pPr>
      <w:del w:id="418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string line;</w:delText>
        </w:r>
      </w:del>
    </w:p>
    <w:p w14:paraId="7F1DC6E5" w14:textId="5DC7912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86" w:author="Hitech" w:date="2025-06-20T21:38:00Z"/>
          <w:rFonts w:ascii="Consolas" w:hAnsi="Consolas"/>
          <w:sz w:val="18"/>
          <w:szCs w:val="18"/>
          <w:lang w:val="en-US"/>
        </w:rPr>
      </w:pPr>
      <w:del w:id="418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while ((line = reader.ReadLine()) != null)</w:delText>
        </w:r>
      </w:del>
    </w:p>
    <w:p w14:paraId="34642D7D" w14:textId="4C18117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88" w:author="Hitech" w:date="2025-06-20T21:38:00Z"/>
          <w:rFonts w:ascii="Consolas" w:hAnsi="Consolas"/>
          <w:sz w:val="18"/>
          <w:szCs w:val="18"/>
          <w:lang w:val="en-US"/>
        </w:rPr>
      </w:pPr>
      <w:del w:id="418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{</w:delText>
        </w:r>
      </w:del>
    </w:p>
    <w:p w14:paraId="0231D647" w14:textId="5262874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90" w:author="Hitech" w:date="2025-06-20T21:38:00Z"/>
          <w:rFonts w:ascii="Consolas" w:hAnsi="Consolas"/>
          <w:sz w:val="18"/>
          <w:szCs w:val="18"/>
          <w:lang w:val="en-US"/>
        </w:rPr>
      </w:pPr>
      <w:del w:id="419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list2.Add(Client.ReaderClient(line));</w:delText>
        </w:r>
      </w:del>
    </w:p>
    <w:p w14:paraId="4CF6084E" w14:textId="28EB829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92" w:author="Hitech" w:date="2025-06-20T21:38:00Z"/>
          <w:rFonts w:ascii="Consolas" w:hAnsi="Consolas"/>
          <w:sz w:val="18"/>
          <w:szCs w:val="18"/>
          <w:lang w:val="en-US"/>
        </w:rPr>
      </w:pPr>
      <w:del w:id="419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}</w:delText>
        </w:r>
      </w:del>
    </w:p>
    <w:p w14:paraId="15A9801E" w14:textId="6DFE64C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94" w:author="Hitech" w:date="2025-06-20T21:38:00Z"/>
          <w:rFonts w:ascii="Consolas" w:hAnsi="Consolas"/>
          <w:sz w:val="18"/>
          <w:szCs w:val="18"/>
          <w:lang w:val="en-US"/>
        </w:rPr>
      </w:pPr>
      <w:del w:id="419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}</w:delText>
        </w:r>
      </w:del>
    </w:p>
    <w:p w14:paraId="22A4B8F8" w14:textId="2D426A4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96" w:author="Hitech" w:date="2025-06-20T21:38:00Z"/>
          <w:rFonts w:ascii="Consolas" w:hAnsi="Consolas"/>
          <w:sz w:val="18"/>
          <w:szCs w:val="18"/>
          <w:lang w:val="en-US"/>
        </w:rPr>
      </w:pPr>
      <w:del w:id="419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using (StreamReader reader = new StreamReader(@"C:\Users\andre\OneDrive\</w:delText>
        </w:r>
        <w:r w:rsidRPr="00B527B2" w:rsidDel="00B310DD">
          <w:rPr>
            <w:rFonts w:ascii="Consolas" w:hAnsi="Consolas"/>
            <w:sz w:val="18"/>
            <w:szCs w:val="18"/>
          </w:rPr>
          <w:delText>Рабочий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стол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\</w:delText>
        </w:r>
        <w:r w:rsidRPr="00B527B2" w:rsidDel="00B310DD">
          <w:rPr>
            <w:rFonts w:ascii="Consolas" w:hAnsi="Consolas"/>
            <w:sz w:val="18"/>
            <w:szCs w:val="18"/>
          </w:rPr>
          <w:delText>Курсач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\</w:delText>
        </w:r>
        <w:r w:rsidRPr="00B527B2" w:rsidDel="00B310DD">
          <w:rPr>
            <w:rFonts w:ascii="Consolas" w:hAnsi="Consolas"/>
            <w:sz w:val="18"/>
            <w:szCs w:val="18"/>
          </w:rPr>
          <w:delText>Номера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.txt"))</w:delText>
        </w:r>
      </w:del>
    </w:p>
    <w:p w14:paraId="2458D32B" w14:textId="67F3FEA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198" w:author="Hitech" w:date="2025-06-20T21:38:00Z"/>
          <w:rFonts w:ascii="Consolas" w:hAnsi="Consolas"/>
          <w:sz w:val="18"/>
          <w:szCs w:val="18"/>
          <w:lang w:val="en-US"/>
        </w:rPr>
      </w:pPr>
      <w:del w:id="419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{</w:delText>
        </w:r>
      </w:del>
    </w:p>
    <w:p w14:paraId="7EA9E0A0" w14:textId="167D5D3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00" w:author="Hitech" w:date="2025-06-20T21:38:00Z"/>
          <w:rFonts w:ascii="Consolas" w:hAnsi="Consolas"/>
          <w:sz w:val="18"/>
          <w:szCs w:val="18"/>
          <w:lang w:val="en-US"/>
        </w:rPr>
      </w:pPr>
      <w:del w:id="420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string line;</w:delText>
        </w:r>
      </w:del>
    </w:p>
    <w:p w14:paraId="561B4951" w14:textId="626D7C7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02" w:author="Hitech" w:date="2025-06-20T21:38:00Z"/>
          <w:rFonts w:ascii="Consolas" w:hAnsi="Consolas"/>
          <w:sz w:val="18"/>
          <w:szCs w:val="18"/>
          <w:lang w:val="en-US"/>
        </w:rPr>
      </w:pPr>
      <w:del w:id="420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while ((line = reader.ReadLine()) != null)</w:delText>
        </w:r>
      </w:del>
    </w:p>
    <w:p w14:paraId="6FD8978B" w14:textId="4977402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04" w:author="Hitech" w:date="2025-06-20T21:38:00Z"/>
          <w:rFonts w:ascii="Consolas" w:hAnsi="Consolas"/>
          <w:sz w:val="18"/>
          <w:szCs w:val="18"/>
          <w:lang w:val="en-US"/>
        </w:rPr>
      </w:pPr>
      <w:del w:id="420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{</w:delText>
        </w:r>
      </w:del>
    </w:p>
    <w:p w14:paraId="633A97A5" w14:textId="7EE5303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06" w:author="Hitech" w:date="2025-06-20T21:38:00Z"/>
          <w:rFonts w:ascii="Consolas" w:hAnsi="Consolas"/>
          <w:sz w:val="18"/>
          <w:szCs w:val="18"/>
          <w:lang w:val="en-US"/>
        </w:rPr>
      </w:pPr>
      <w:del w:id="420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list1.Add(Hotel.ReaderNumbers(line, list2, list3));</w:delText>
        </w:r>
      </w:del>
    </w:p>
    <w:p w14:paraId="59D8815D" w14:textId="3976DD0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08" w:author="Hitech" w:date="2025-06-20T21:38:00Z"/>
          <w:rFonts w:ascii="Consolas" w:hAnsi="Consolas"/>
          <w:sz w:val="18"/>
          <w:szCs w:val="18"/>
          <w:lang w:val="en-US"/>
        </w:rPr>
      </w:pPr>
      <w:del w:id="420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}</w:delText>
        </w:r>
      </w:del>
    </w:p>
    <w:p w14:paraId="61E7A041" w14:textId="200B5BB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10" w:author="Hitech" w:date="2025-06-20T21:38:00Z"/>
          <w:rFonts w:ascii="Consolas" w:hAnsi="Consolas"/>
          <w:sz w:val="18"/>
          <w:szCs w:val="18"/>
          <w:lang w:val="en-US"/>
        </w:rPr>
      </w:pPr>
      <w:del w:id="421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}</w:delText>
        </w:r>
      </w:del>
    </w:p>
    <w:p w14:paraId="0DFBC4CB" w14:textId="6EC98DE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12" w:author="Hitech" w:date="2025-06-20T21:38:00Z"/>
          <w:rFonts w:ascii="Consolas" w:hAnsi="Consolas"/>
          <w:sz w:val="18"/>
          <w:szCs w:val="18"/>
          <w:lang w:val="en-US"/>
        </w:rPr>
      </w:pPr>
      <w:del w:id="421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Console.ForegroundColor = ConsoleColor.Green;</w:delText>
        </w:r>
      </w:del>
    </w:p>
    <w:p w14:paraId="0EB957CC" w14:textId="3674597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14" w:author="Hitech" w:date="2025-06-20T21:38:00Z"/>
          <w:rFonts w:ascii="Consolas" w:hAnsi="Consolas"/>
          <w:sz w:val="18"/>
          <w:szCs w:val="18"/>
          <w:lang w:val="en-US"/>
        </w:rPr>
      </w:pPr>
      <w:del w:id="421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Console.WriteLine("</w:delText>
        </w:r>
        <w:r w:rsidRPr="00B527B2" w:rsidDel="00B310DD">
          <w:rPr>
            <w:rFonts w:ascii="Consolas" w:hAnsi="Consolas"/>
            <w:sz w:val="18"/>
            <w:szCs w:val="18"/>
          </w:rPr>
          <w:delText>Считывание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удалось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7769DB7D" w14:textId="2899B38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16" w:author="Hitech" w:date="2025-06-20T21:38:00Z"/>
          <w:rFonts w:ascii="Consolas" w:hAnsi="Consolas"/>
          <w:sz w:val="18"/>
          <w:szCs w:val="18"/>
          <w:lang w:val="en-US"/>
        </w:rPr>
      </w:pPr>
      <w:del w:id="421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Console.ResetColor();</w:delText>
        </w:r>
      </w:del>
    </w:p>
    <w:p w14:paraId="331634F6" w14:textId="7FC6088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18" w:author="Hitech" w:date="2025-06-20T21:38:00Z"/>
          <w:rFonts w:ascii="Consolas" w:hAnsi="Consolas"/>
          <w:sz w:val="18"/>
          <w:szCs w:val="18"/>
          <w:lang w:val="en-US"/>
        </w:rPr>
      </w:pPr>
      <w:del w:id="421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Console.Write("</w:delText>
        </w:r>
        <w:r w:rsidRPr="00B527B2" w:rsidDel="00B310DD">
          <w:rPr>
            <w:rFonts w:ascii="Consolas" w:hAnsi="Consolas"/>
            <w:sz w:val="18"/>
            <w:szCs w:val="18"/>
          </w:rPr>
          <w:delText>Хотите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продолжить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?");</w:delText>
        </w:r>
      </w:del>
    </w:p>
    <w:p w14:paraId="75FA803B" w14:textId="6B42F7B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20" w:author="Hitech" w:date="2025-06-20T21:38:00Z"/>
          <w:rFonts w:ascii="Consolas" w:hAnsi="Consolas"/>
          <w:sz w:val="18"/>
          <w:szCs w:val="18"/>
          <w:lang w:val="en-US"/>
        </w:rPr>
      </w:pPr>
      <w:del w:id="422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string answer = Console.ReadLine();</w:delText>
        </w:r>
      </w:del>
    </w:p>
    <w:p w14:paraId="2616407C" w14:textId="673704E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22" w:author="Hitech" w:date="2025-06-20T21:38:00Z"/>
          <w:rFonts w:ascii="Consolas" w:hAnsi="Consolas"/>
          <w:sz w:val="18"/>
          <w:szCs w:val="18"/>
          <w:lang w:val="en-US"/>
        </w:rPr>
      </w:pPr>
      <w:del w:id="422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if (answer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 || 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</w:delText>
        </w:r>
      </w:del>
    </w:p>
    <w:p w14:paraId="3EB4A200" w14:textId="44C3A10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24" w:author="Hitech" w:date="2025-06-20T21:38:00Z"/>
          <w:rFonts w:ascii="Consolas" w:hAnsi="Consolas"/>
          <w:sz w:val="18"/>
          <w:szCs w:val="18"/>
          <w:lang w:val="en-US"/>
        </w:rPr>
      </w:pPr>
      <w:del w:id="422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{</w:delText>
        </w:r>
      </w:del>
    </w:p>
    <w:p w14:paraId="32B7A262" w14:textId="2006641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26" w:author="Hitech" w:date="2025-06-20T21:38:00Z"/>
          <w:rFonts w:ascii="Consolas" w:hAnsi="Consolas"/>
          <w:sz w:val="18"/>
          <w:szCs w:val="18"/>
          <w:lang w:val="en-US"/>
        </w:rPr>
      </w:pPr>
      <w:del w:id="422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flag = false;</w:delText>
        </w:r>
      </w:del>
    </w:p>
    <w:p w14:paraId="49DD4EE9" w14:textId="303A7D3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28" w:author="Hitech" w:date="2025-06-20T21:38:00Z"/>
          <w:rFonts w:ascii="Consolas" w:hAnsi="Consolas"/>
          <w:sz w:val="18"/>
          <w:szCs w:val="18"/>
          <w:lang w:val="en-US"/>
        </w:rPr>
      </w:pPr>
      <w:del w:id="422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}</w:delText>
        </w:r>
      </w:del>
    </w:p>
    <w:p w14:paraId="4A291B28" w14:textId="4EE20C3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30" w:author="Hitech" w:date="2025-06-20T21:38:00Z"/>
          <w:rFonts w:ascii="Consolas" w:hAnsi="Consolas"/>
          <w:sz w:val="18"/>
          <w:szCs w:val="18"/>
          <w:lang w:val="en-US"/>
        </w:rPr>
      </w:pPr>
      <w:del w:id="423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}</w:delText>
        </w:r>
      </w:del>
    </w:p>
    <w:p w14:paraId="2603B78F" w14:textId="50FC133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32" w:author="Hitech" w:date="2025-06-20T21:38:00Z"/>
          <w:rFonts w:ascii="Consolas" w:hAnsi="Consolas"/>
          <w:sz w:val="18"/>
          <w:szCs w:val="18"/>
          <w:lang w:val="en-US"/>
        </w:rPr>
      </w:pPr>
      <w:del w:id="423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catch</w:delText>
        </w:r>
      </w:del>
    </w:p>
    <w:p w14:paraId="77A59D3F" w14:textId="71791DE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34" w:author="Hitech" w:date="2025-06-20T21:38:00Z"/>
          <w:rFonts w:ascii="Consolas" w:hAnsi="Consolas"/>
          <w:sz w:val="18"/>
          <w:szCs w:val="18"/>
          <w:lang w:val="en-US"/>
        </w:rPr>
      </w:pPr>
      <w:del w:id="423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{</w:delText>
        </w:r>
      </w:del>
    </w:p>
    <w:p w14:paraId="278E71D9" w14:textId="12B6EDF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36" w:author="Hitech" w:date="2025-06-20T21:38:00Z"/>
          <w:rFonts w:ascii="Consolas" w:hAnsi="Consolas"/>
          <w:sz w:val="18"/>
          <w:szCs w:val="18"/>
          <w:lang w:val="en-US"/>
        </w:rPr>
      </w:pPr>
      <w:del w:id="423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Console.ForegroundColor = ConsoleColor.Red;</w:delText>
        </w:r>
      </w:del>
    </w:p>
    <w:p w14:paraId="1EB26455" w14:textId="13964C6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38" w:author="Hitech" w:date="2025-06-20T21:38:00Z"/>
          <w:rFonts w:ascii="Consolas" w:hAnsi="Consolas"/>
          <w:sz w:val="18"/>
          <w:szCs w:val="18"/>
        </w:rPr>
      </w:pPr>
      <w:del w:id="423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</w:delText>
        </w:r>
        <w:r w:rsidRPr="00B527B2" w:rsidDel="00B310DD">
          <w:rPr>
            <w:rFonts w:ascii="Consolas" w:hAnsi="Consolas"/>
            <w:sz w:val="18"/>
            <w:szCs w:val="18"/>
          </w:rPr>
          <w:delText>Console.WriteLine("Считывание не удалось");</w:delText>
        </w:r>
      </w:del>
    </w:p>
    <w:p w14:paraId="3CBFC3D5" w14:textId="498C3B1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40" w:author="Hitech" w:date="2025-06-20T21:38:00Z"/>
          <w:rFonts w:ascii="Consolas" w:hAnsi="Consolas"/>
          <w:sz w:val="18"/>
          <w:szCs w:val="18"/>
          <w:lang w:val="en-US"/>
        </w:rPr>
      </w:pPr>
      <w:del w:id="4241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}</w:delText>
        </w:r>
      </w:del>
    </w:p>
    <w:p w14:paraId="23C889A3" w14:textId="23C3177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42" w:author="Hitech" w:date="2025-06-20T21:38:00Z"/>
          <w:rFonts w:ascii="Consolas" w:hAnsi="Consolas"/>
          <w:sz w:val="18"/>
          <w:szCs w:val="18"/>
          <w:lang w:val="en-US"/>
        </w:rPr>
      </w:pPr>
      <w:del w:id="424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break;</w:delText>
        </w:r>
      </w:del>
    </w:p>
    <w:p w14:paraId="5F550216" w14:textId="0E68796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44" w:author="Hitech" w:date="2025-06-20T21:38:00Z"/>
          <w:rFonts w:ascii="Consolas" w:hAnsi="Consolas"/>
          <w:sz w:val="18"/>
          <w:szCs w:val="18"/>
          <w:lang w:val="en-US"/>
        </w:rPr>
      </w:pPr>
      <w:del w:id="424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case '2':</w:delText>
        </w:r>
      </w:del>
    </w:p>
    <w:p w14:paraId="5B3DF7F5" w14:textId="5906A60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46" w:author="Hitech" w:date="2025-06-20T21:38:00Z"/>
          <w:rFonts w:ascii="Consolas" w:hAnsi="Consolas"/>
          <w:sz w:val="18"/>
          <w:szCs w:val="18"/>
          <w:lang w:val="en-US"/>
        </w:rPr>
      </w:pPr>
      <w:del w:id="424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try</w:delText>
        </w:r>
      </w:del>
    </w:p>
    <w:p w14:paraId="735E5668" w14:textId="2FE30B4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48" w:author="Hitech" w:date="2025-06-20T21:38:00Z"/>
          <w:rFonts w:ascii="Consolas" w:hAnsi="Consolas"/>
          <w:sz w:val="18"/>
          <w:szCs w:val="18"/>
          <w:lang w:val="en-US"/>
        </w:rPr>
      </w:pPr>
      <w:del w:id="424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{</w:delText>
        </w:r>
      </w:del>
    </w:p>
    <w:p w14:paraId="0525BCE9" w14:textId="3433EBD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50" w:author="Hitech" w:date="2025-06-20T21:38:00Z"/>
          <w:rFonts w:ascii="Consolas" w:hAnsi="Consolas"/>
          <w:sz w:val="18"/>
          <w:szCs w:val="18"/>
          <w:lang w:val="en-US"/>
        </w:rPr>
      </w:pPr>
      <w:del w:id="425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Console.Clear();</w:delText>
        </w:r>
      </w:del>
    </w:p>
    <w:p w14:paraId="13CCE421" w14:textId="46EC9E6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52" w:author="Hitech" w:date="2025-06-20T21:38:00Z"/>
          <w:rFonts w:ascii="Consolas" w:hAnsi="Consolas"/>
          <w:sz w:val="18"/>
          <w:szCs w:val="18"/>
          <w:lang w:val="en-US"/>
        </w:rPr>
      </w:pPr>
      <w:del w:id="425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list2.Add(Client.AddClient());</w:delText>
        </w:r>
      </w:del>
    </w:p>
    <w:p w14:paraId="36588348" w14:textId="7E84DD4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54" w:author="Hitech" w:date="2025-06-20T21:38:00Z"/>
          <w:rFonts w:ascii="Consolas" w:hAnsi="Consolas"/>
          <w:sz w:val="18"/>
          <w:szCs w:val="18"/>
          <w:lang w:val="en-US"/>
        </w:rPr>
      </w:pPr>
      <w:del w:id="425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Console.ForegroundColor = ConsoleColor.Green;</w:delText>
        </w:r>
      </w:del>
    </w:p>
    <w:p w14:paraId="7CB12AF5" w14:textId="31D55FB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56" w:author="Hitech" w:date="2025-06-20T21:38:00Z"/>
          <w:rFonts w:ascii="Consolas" w:hAnsi="Consolas"/>
          <w:sz w:val="18"/>
          <w:szCs w:val="18"/>
        </w:rPr>
      </w:pPr>
      <w:del w:id="425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</w:delText>
        </w:r>
        <w:r w:rsidRPr="00B527B2" w:rsidDel="00B310DD">
          <w:rPr>
            <w:rFonts w:ascii="Consolas" w:hAnsi="Consolas"/>
            <w:sz w:val="18"/>
            <w:szCs w:val="18"/>
          </w:rPr>
          <w:delText>Console.WriteLine("Новый клиент успешно добавлен");</w:delText>
        </w:r>
      </w:del>
    </w:p>
    <w:p w14:paraId="33C9F5FC" w14:textId="61C6A9C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58" w:author="Hitech" w:date="2025-06-20T21:38:00Z"/>
          <w:rFonts w:ascii="Consolas" w:hAnsi="Consolas"/>
          <w:sz w:val="18"/>
          <w:szCs w:val="18"/>
        </w:rPr>
      </w:pPr>
      <w:del w:id="4259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Console.ResetColor();</w:delText>
        </w:r>
      </w:del>
    </w:p>
    <w:p w14:paraId="65EE9D7C" w14:textId="7DFE68A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60" w:author="Hitech" w:date="2025-06-20T21:38:00Z"/>
          <w:rFonts w:ascii="Consolas" w:hAnsi="Consolas"/>
          <w:sz w:val="18"/>
          <w:szCs w:val="18"/>
          <w:lang w:val="en-US"/>
        </w:rPr>
      </w:pPr>
      <w:del w:id="4261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Console.Write("Хотите продолжить выбор из первого меню?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0E1C8F31" w14:textId="2402D9B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62" w:author="Hitech" w:date="2025-06-20T21:38:00Z"/>
          <w:rFonts w:ascii="Consolas" w:hAnsi="Consolas"/>
          <w:sz w:val="18"/>
          <w:szCs w:val="18"/>
          <w:lang w:val="en-US"/>
        </w:rPr>
      </w:pPr>
      <w:del w:id="426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string answer = Console.ReadLine();</w:delText>
        </w:r>
      </w:del>
    </w:p>
    <w:p w14:paraId="78AE08EA" w14:textId="15D2919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64" w:author="Hitech" w:date="2025-06-20T21:38:00Z"/>
          <w:rFonts w:ascii="Consolas" w:hAnsi="Consolas"/>
          <w:sz w:val="18"/>
          <w:szCs w:val="18"/>
          <w:lang w:val="en-US"/>
        </w:rPr>
      </w:pPr>
      <w:del w:id="426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foreach (var elem in list2)</w:delText>
        </w:r>
      </w:del>
    </w:p>
    <w:p w14:paraId="4798E91A" w14:textId="4A29200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66" w:author="Hitech" w:date="2025-06-20T21:38:00Z"/>
          <w:rFonts w:ascii="Consolas" w:hAnsi="Consolas"/>
          <w:sz w:val="18"/>
          <w:szCs w:val="18"/>
          <w:lang w:val="en-US"/>
        </w:rPr>
      </w:pPr>
      <w:del w:id="426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{</w:delText>
        </w:r>
      </w:del>
    </w:p>
    <w:p w14:paraId="50335A18" w14:textId="26BDBCC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68" w:author="Hitech" w:date="2025-06-20T21:38:00Z"/>
          <w:rFonts w:ascii="Consolas" w:hAnsi="Consolas"/>
          <w:sz w:val="18"/>
          <w:szCs w:val="18"/>
          <w:lang w:val="en-US"/>
        </w:rPr>
      </w:pPr>
      <w:del w:id="426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elem.SaveClients();</w:delText>
        </w:r>
      </w:del>
    </w:p>
    <w:p w14:paraId="5D1427C7" w14:textId="57FEEB4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70" w:author="Hitech" w:date="2025-06-20T21:38:00Z"/>
          <w:rFonts w:ascii="Consolas" w:hAnsi="Consolas"/>
          <w:sz w:val="18"/>
          <w:szCs w:val="18"/>
          <w:lang w:val="en-US"/>
        </w:rPr>
      </w:pPr>
      <w:del w:id="427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}</w:delText>
        </w:r>
      </w:del>
    </w:p>
    <w:p w14:paraId="6946EE0F" w14:textId="5F67E82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72" w:author="Hitech" w:date="2025-06-20T21:38:00Z"/>
          <w:rFonts w:ascii="Consolas" w:hAnsi="Consolas"/>
          <w:sz w:val="18"/>
          <w:szCs w:val="18"/>
          <w:lang w:val="en-US"/>
        </w:rPr>
      </w:pPr>
      <w:del w:id="427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if (answer=="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"||answer=="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</w:delText>
        </w:r>
      </w:del>
    </w:p>
    <w:p w14:paraId="61279D73" w14:textId="3042B96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74" w:author="Hitech" w:date="2025-06-20T21:38:00Z"/>
          <w:rFonts w:ascii="Consolas" w:hAnsi="Consolas"/>
          <w:sz w:val="18"/>
          <w:szCs w:val="18"/>
          <w:lang w:val="en-US"/>
        </w:rPr>
      </w:pPr>
      <w:del w:id="427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{</w:delText>
        </w:r>
      </w:del>
    </w:p>
    <w:p w14:paraId="47D0231D" w14:textId="2B2FBF3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76" w:author="Hitech" w:date="2025-06-20T21:38:00Z"/>
          <w:rFonts w:ascii="Consolas" w:hAnsi="Consolas"/>
          <w:sz w:val="18"/>
          <w:szCs w:val="18"/>
          <w:lang w:val="en-US"/>
        </w:rPr>
      </w:pPr>
      <w:del w:id="427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flag = false;</w:delText>
        </w:r>
      </w:del>
    </w:p>
    <w:p w14:paraId="16DFDD50" w14:textId="61C6D38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78" w:author="Hitech" w:date="2025-06-20T21:38:00Z"/>
          <w:rFonts w:ascii="Consolas" w:hAnsi="Consolas"/>
          <w:sz w:val="18"/>
          <w:szCs w:val="18"/>
          <w:lang w:val="en-US"/>
        </w:rPr>
      </w:pPr>
      <w:del w:id="427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}</w:delText>
        </w:r>
      </w:del>
    </w:p>
    <w:p w14:paraId="253A0E5F" w14:textId="23ACDCB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80" w:author="Hitech" w:date="2025-06-20T21:38:00Z"/>
          <w:rFonts w:ascii="Consolas" w:hAnsi="Consolas"/>
          <w:sz w:val="18"/>
          <w:szCs w:val="18"/>
          <w:lang w:val="en-US"/>
        </w:rPr>
      </w:pPr>
      <w:del w:id="428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}</w:delText>
        </w:r>
      </w:del>
    </w:p>
    <w:p w14:paraId="3F4610DA" w14:textId="399D5FE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82" w:author="Hitech" w:date="2025-06-20T21:38:00Z"/>
          <w:rFonts w:ascii="Consolas" w:hAnsi="Consolas"/>
          <w:sz w:val="18"/>
          <w:szCs w:val="18"/>
          <w:lang w:val="en-US"/>
        </w:rPr>
      </w:pPr>
      <w:del w:id="428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catch</w:delText>
        </w:r>
      </w:del>
    </w:p>
    <w:p w14:paraId="7E0159D4" w14:textId="65751CE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84" w:author="Hitech" w:date="2025-06-20T21:38:00Z"/>
          <w:rFonts w:ascii="Consolas" w:hAnsi="Consolas"/>
          <w:sz w:val="18"/>
          <w:szCs w:val="18"/>
          <w:lang w:val="en-US"/>
        </w:rPr>
      </w:pPr>
      <w:del w:id="428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{</w:delText>
        </w:r>
      </w:del>
    </w:p>
    <w:p w14:paraId="14E003AB" w14:textId="58E37B2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86" w:author="Hitech" w:date="2025-06-20T21:38:00Z"/>
          <w:rFonts w:ascii="Consolas" w:hAnsi="Consolas"/>
          <w:sz w:val="18"/>
          <w:szCs w:val="18"/>
          <w:lang w:val="en-US"/>
        </w:rPr>
      </w:pPr>
      <w:del w:id="428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Console.ForegroundColor = ConsoleColor.Red;</w:delText>
        </w:r>
      </w:del>
    </w:p>
    <w:p w14:paraId="70F96F17" w14:textId="3D78B55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88" w:author="Hitech" w:date="2025-06-20T21:38:00Z"/>
          <w:rFonts w:ascii="Consolas" w:hAnsi="Consolas"/>
          <w:sz w:val="18"/>
          <w:szCs w:val="18"/>
        </w:rPr>
      </w:pPr>
      <w:del w:id="428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</w:delText>
        </w:r>
        <w:r w:rsidRPr="00B527B2" w:rsidDel="00B310DD">
          <w:rPr>
            <w:rFonts w:ascii="Consolas" w:hAnsi="Consolas"/>
            <w:sz w:val="18"/>
            <w:szCs w:val="18"/>
          </w:rPr>
          <w:delText>Console.WriteLine("Произошла ошибка, попробуйте еще раз");</w:delText>
        </w:r>
      </w:del>
    </w:p>
    <w:p w14:paraId="2C27B97F" w14:textId="3BBD6BA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90" w:author="Hitech" w:date="2025-06-20T21:38:00Z"/>
          <w:rFonts w:ascii="Consolas" w:hAnsi="Consolas"/>
          <w:sz w:val="18"/>
          <w:szCs w:val="18"/>
          <w:lang w:val="en-US"/>
        </w:rPr>
      </w:pPr>
      <w:del w:id="4291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Console.ResetColor();</w:delText>
        </w:r>
      </w:del>
    </w:p>
    <w:p w14:paraId="0B040599" w14:textId="6CD6A24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92" w:author="Hitech" w:date="2025-06-20T21:38:00Z"/>
          <w:rFonts w:ascii="Consolas" w:hAnsi="Consolas"/>
          <w:sz w:val="18"/>
          <w:szCs w:val="18"/>
          <w:lang w:val="en-US"/>
        </w:rPr>
      </w:pPr>
      <w:del w:id="429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}</w:delText>
        </w:r>
      </w:del>
    </w:p>
    <w:p w14:paraId="3457647F" w14:textId="011B7C3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94" w:author="Hitech" w:date="2025-06-20T21:38:00Z"/>
          <w:rFonts w:ascii="Consolas" w:hAnsi="Consolas"/>
          <w:sz w:val="18"/>
          <w:szCs w:val="18"/>
          <w:lang w:val="en-US"/>
        </w:rPr>
      </w:pPr>
      <w:del w:id="429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break;</w:delText>
        </w:r>
      </w:del>
    </w:p>
    <w:p w14:paraId="17B73288" w14:textId="167A2E4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96" w:author="Hitech" w:date="2025-06-20T21:38:00Z"/>
          <w:rFonts w:ascii="Consolas" w:hAnsi="Consolas"/>
          <w:sz w:val="18"/>
          <w:szCs w:val="18"/>
          <w:lang w:val="en-US"/>
        </w:rPr>
      </w:pPr>
      <w:del w:id="429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case '3':</w:delText>
        </w:r>
      </w:del>
    </w:p>
    <w:p w14:paraId="6A1A4F70" w14:textId="684DB51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298" w:author="Hitech" w:date="2025-06-20T21:38:00Z"/>
          <w:rFonts w:ascii="Consolas" w:hAnsi="Consolas"/>
          <w:sz w:val="18"/>
          <w:szCs w:val="18"/>
          <w:lang w:val="en-US"/>
        </w:rPr>
      </w:pPr>
      <w:del w:id="429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try</w:delText>
        </w:r>
      </w:del>
    </w:p>
    <w:p w14:paraId="0E667932" w14:textId="0828A57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00" w:author="Hitech" w:date="2025-06-20T21:38:00Z"/>
          <w:rFonts w:ascii="Consolas" w:hAnsi="Consolas"/>
          <w:sz w:val="18"/>
          <w:szCs w:val="18"/>
          <w:lang w:val="en-US"/>
        </w:rPr>
      </w:pPr>
      <w:del w:id="430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{</w:delText>
        </w:r>
      </w:del>
    </w:p>
    <w:p w14:paraId="0C443029" w14:textId="7B4D957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02" w:author="Hitech" w:date="2025-06-20T21:38:00Z"/>
          <w:rFonts w:ascii="Consolas" w:hAnsi="Consolas"/>
          <w:sz w:val="18"/>
          <w:szCs w:val="18"/>
          <w:lang w:val="en-US"/>
        </w:rPr>
      </w:pPr>
      <w:del w:id="430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Console.Clear();</w:delText>
        </w:r>
      </w:del>
    </w:p>
    <w:p w14:paraId="2EF842D4" w14:textId="6A6B01C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04" w:author="Hitech" w:date="2025-06-20T21:38:00Z"/>
          <w:rFonts w:ascii="Consolas" w:hAnsi="Consolas"/>
          <w:sz w:val="18"/>
          <w:szCs w:val="18"/>
          <w:lang w:val="en-US"/>
        </w:rPr>
      </w:pPr>
      <w:del w:id="430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list3.Add(Employee.AddEmployee());</w:delText>
        </w:r>
      </w:del>
    </w:p>
    <w:p w14:paraId="05287FC2" w14:textId="2630986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06" w:author="Hitech" w:date="2025-06-20T21:38:00Z"/>
          <w:rFonts w:ascii="Consolas" w:hAnsi="Consolas"/>
          <w:sz w:val="18"/>
          <w:szCs w:val="18"/>
          <w:lang w:val="en-US"/>
        </w:rPr>
      </w:pPr>
      <w:del w:id="430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Console.ForegroundColor = ConsoleColor.Green;</w:delText>
        </w:r>
      </w:del>
    </w:p>
    <w:p w14:paraId="7DB9E68D" w14:textId="7A94275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08" w:author="Hitech" w:date="2025-06-20T21:38:00Z"/>
          <w:rFonts w:ascii="Consolas" w:hAnsi="Consolas"/>
          <w:sz w:val="18"/>
          <w:szCs w:val="18"/>
          <w:lang w:val="en-US"/>
        </w:rPr>
      </w:pPr>
      <w:del w:id="430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Console.WriteLine("</w:delText>
        </w:r>
        <w:r w:rsidRPr="00B527B2" w:rsidDel="00B310DD">
          <w:rPr>
            <w:rFonts w:ascii="Consolas" w:hAnsi="Consolas"/>
            <w:sz w:val="18"/>
            <w:szCs w:val="18"/>
          </w:rPr>
          <w:delText>Новый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служащий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успешно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добавлен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5FCEAE73" w14:textId="6D387B9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10" w:author="Hitech" w:date="2025-06-20T21:38:00Z"/>
          <w:rFonts w:ascii="Consolas" w:hAnsi="Consolas"/>
          <w:sz w:val="18"/>
          <w:szCs w:val="18"/>
        </w:rPr>
      </w:pPr>
      <w:del w:id="431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</w:delText>
        </w:r>
        <w:r w:rsidRPr="00B527B2" w:rsidDel="00B310DD">
          <w:rPr>
            <w:rFonts w:ascii="Consolas" w:hAnsi="Consolas"/>
            <w:sz w:val="18"/>
            <w:szCs w:val="18"/>
          </w:rPr>
          <w:delText>Console.ResetColor();</w:delText>
        </w:r>
      </w:del>
    </w:p>
    <w:p w14:paraId="17075C1A" w14:textId="79D4A3C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12" w:author="Hitech" w:date="2025-06-20T21:38:00Z"/>
          <w:rFonts w:ascii="Consolas" w:hAnsi="Consolas"/>
          <w:sz w:val="18"/>
          <w:szCs w:val="18"/>
          <w:lang w:val="en-US"/>
        </w:rPr>
      </w:pPr>
      <w:del w:id="4313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Console.Write("Хотите продолжить выбор из первого меню?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1065219F" w14:textId="6D9C15B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14" w:author="Hitech" w:date="2025-06-20T21:38:00Z"/>
          <w:rFonts w:ascii="Consolas" w:hAnsi="Consolas"/>
          <w:sz w:val="18"/>
          <w:szCs w:val="18"/>
          <w:lang w:val="en-US"/>
        </w:rPr>
      </w:pPr>
      <w:del w:id="431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string answer = Console.ReadLine();</w:delText>
        </w:r>
      </w:del>
    </w:p>
    <w:p w14:paraId="12C791E1" w14:textId="17F9A9E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16" w:author="Hitech" w:date="2025-06-20T21:38:00Z"/>
          <w:rFonts w:ascii="Consolas" w:hAnsi="Consolas"/>
          <w:sz w:val="18"/>
          <w:szCs w:val="18"/>
          <w:lang w:val="en-US"/>
        </w:rPr>
      </w:pPr>
      <w:del w:id="431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foreach (var elem in list3)</w:delText>
        </w:r>
      </w:del>
    </w:p>
    <w:p w14:paraId="0D34124C" w14:textId="5FF6F09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18" w:author="Hitech" w:date="2025-06-20T21:38:00Z"/>
          <w:rFonts w:ascii="Consolas" w:hAnsi="Consolas"/>
          <w:sz w:val="18"/>
          <w:szCs w:val="18"/>
          <w:lang w:val="en-US"/>
        </w:rPr>
      </w:pPr>
      <w:del w:id="431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{</w:delText>
        </w:r>
      </w:del>
    </w:p>
    <w:p w14:paraId="21AEB1DF" w14:textId="1F7867C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20" w:author="Hitech" w:date="2025-06-20T21:38:00Z"/>
          <w:rFonts w:ascii="Consolas" w:hAnsi="Consolas"/>
          <w:sz w:val="18"/>
          <w:szCs w:val="18"/>
          <w:lang w:val="en-US"/>
        </w:rPr>
      </w:pPr>
      <w:del w:id="432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elem.SaveEmployees();</w:delText>
        </w:r>
      </w:del>
    </w:p>
    <w:p w14:paraId="45EA7DB2" w14:textId="693253D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22" w:author="Hitech" w:date="2025-06-20T21:38:00Z"/>
          <w:rFonts w:ascii="Consolas" w:hAnsi="Consolas"/>
          <w:sz w:val="18"/>
          <w:szCs w:val="18"/>
          <w:lang w:val="en-US"/>
        </w:rPr>
      </w:pPr>
      <w:del w:id="432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}</w:delText>
        </w:r>
      </w:del>
    </w:p>
    <w:p w14:paraId="4FE4ECA8" w14:textId="786409B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24" w:author="Hitech" w:date="2025-06-20T21:38:00Z"/>
          <w:rFonts w:ascii="Consolas" w:hAnsi="Consolas"/>
          <w:sz w:val="18"/>
          <w:szCs w:val="18"/>
          <w:lang w:val="en-US"/>
        </w:rPr>
      </w:pPr>
      <w:del w:id="432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if (answer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 || 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</w:delText>
        </w:r>
      </w:del>
    </w:p>
    <w:p w14:paraId="1C57BE74" w14:textId="30D4E7A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26" w:author="Hitech" w:date="2025-06-20T21:38:00Z"/>
          <w:rFonts w:ascii="Consolas" w:hAnsi="Consolas"/>
          <w:sz w:val="18"/>
          <w:szCs w:val="18"/>
          <w:lang w:val="en-US"/>
        </w:rPr>
      </w:pPr>
      <w:del w:id="432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{</w:delText>
        </w:r>
      </w:del>
    </w:p>
    <w:p w14:paraId="6D321E50" w14:textId="72C8B4F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28" w:author="Hitech" w:date="2025-06-20T21:38:00Z"/>
          <w:rFonts w:ascii="Consolas" w:hAnsi="Consolas"/>
          <w:sz w:val="18"/>
          <w:szCs w:val="18"/>
          <w:lang w:val="en-US"/>
        </w:rPr>
      </w:pPr>
      <w:del w:id="432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flag = false;</w:delText>
        </w:r>
      </w:del>
    </w:p>
    <w:p w14:paraId="36C1C96A" w14:textId="1701336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30" w:author="Hitech" w:date="2025-06-20T21:38:00Z"/>
          <w:rFonts w:ascii="Consolas" w:hAnsi="Consolas"/>
          <w:sz w:val="18"/>
          <w:szCs w:val="18"/>
          <w:lang w:val="en-US"/>
        </w:rPr>
      </w:pPr>
      <w:del w:id="433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}</w:delText>
        </w:r>
      </w:del>
    </w:p>
    <w:p w14:paraId="4358C624" w14:textId="241DBCB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32" w:author="Hitech" w:date="2025-06-20T21:38:00Z"/>
          <w:rFonts w:ascii="Consolas" w:hAnsi="Consolas"/>
          <w:sz w:val="18"/>
          <w:szCs w:val="18"/>
          <w:lang w:val="en-US"/>
        </w:rPr>
      </w:pPr>
      <w:del w:id="433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}</w:delText>
        </w:r>
      </w:del>
    </w:p>
    <w:p w14:paraId="3FB63CBA" w14:textId="23DD076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34" w:author="Hitech" w:date="2025-06-20T21:38:00Z"/>
          <w:rFonts w:ascii="Consolas" w:hAnsi="Consolas"/>
          <w:sz w:val="18"/>
          <w:szCs w:val="18"/>
          <w:lang w:val="en-US"/>
        </w:rPr>
      </w:pPr>
      <w:del w:id="433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catch</w:delText>
        </w:r>
      </w:del>
    </w:p>
    <w:p w14:paraId="4D4489C1" w14:textId="7171D53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36" w:author="Hitech" w:date="2025-06-20T21:38:00Z"/>
          <w:rFonts w:ascii="Consolas" w:hAnsi="Consolas"/>
          <w:sz w:val="18"/>
          <w:szCs w:val="18"/>
          <w:lang w:val="en-US"/>
        </w:rPr>
      </w:pPr>
      <w:del w:id="433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{</w:delText>
        </w:r>
      </w:del>
    </w:p>
    <w:p w14:paraId="59659750" w14:textId="370E17F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38" w:author="Hitech" w:date="2025-06-20T21:38:00Z"/>
          <w:rFonts w:ascii="Consolas" w:hAnsi="Consolas"/>
          <w:sz w:val="18"/>
          <w:szCs w:val="18"/>
          <w:lang w:val="en-US"/>
        </w:rPr>
      </w:pPr>
      <w:del w:id="433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Console.ForegroundColor = ConsoleColor.Red;</w:delText>
        </w:r>
      </w:del>
    </w:p>
    <w:p w14:paraId="296ACEFA" w14:textId="3082E36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40" w:author="Hitech" w:date="2025-06-20T21:38:00Z"/>
          <w:rFonts w:ascii="Consolas" w:hAnsi="Consolas"/>
          <w:sz w:val="18"/>
          <w:szCs w:val="18"/>
        </w:rPr>
      </w:pPr>
      <w:del w:id="434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</w:delText>
        </w:r>
        <w:r w:rsidRPr="00B527B2" w:rsidDel="00B310DD">
          <w:rPr>
            <w:rFonts w:ascii="Consolas" w:hAnsi="Consolas"/>
            <w:sz w:val="18"/>
            <w:szCs w:val="18"/>
          </w:rPr>
          <w:delText>Console.WriteLine("Произошла ошибка, попробуйте еще раз");</w:delText>
        </w:r>
      </w:del>
    </w:p>
    <w:p w14:paraId="01930A6A" w14:textId="615EFC1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42" w:author="Hitech" w:date="2025-06-20T21:38:00Z"/>
          <w:rFonts w:ascii="Consolas" w:hAnsi="Consolas"/>
          <w:sz w:val="18"/>
          <w:szCs w:val="18"/>
          <w:lang w:val="en-US"/>
        </w:rPr>
      </w:pPr>
      <w:del w:id="4343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Console.ResetColor();</w:delText>
        </w:r>
      </w:del>
    </w:p>
    <w:p w14:paraId="010343D4" w14:textId="13F8FFB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44" w:author="Hitech" w:date="2025-06-20T21:38:00Z"/>
          <w:rFonts w:ascii="Consolas" w:hAnsi="Consolas"/>
          <w:sz w:val="18"/>
          <w:szCs w:val="18"/>
          <w:lang w:val="en-US"/>
        </w:rPr>
      </w:pPr>
      <w:del w:id="434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}</w:delText>
        </w:r>
      </w:del>
    </w:p>
    <w:p w14:paraId="754DBBC9" w14:textId="52775D7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46" w:author="Hitech" w:date="2025-06-20T21:38:00Z"/>
          <w:rFonts w:ascii="Consolas" w:hAnsi="Consolas"/>
          <w:sz w:val="18"/>
          <w:szCs w:val="18"/>
          <w:lang w:val="en-US"/>
        </w:rPr>
      </w:pPr>
      <w:del w:id="434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break;</w:delText>
        </w:r>
      </w:del>
    </w:p>
    <w:p w14:paraId="4229F3F5" w14:textId="4849380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48" w:author="Hitech" w:date="2025-06-20T21:38:00Z"/>
          <w:rFonts w:ascii="Consolas" w:hAnsi="Consolas"/>
          <w:sz w:val="18"/>
          <w:szCs w:val="18"/>
          <w:lang w:val="en-US"/>
        </w:rPr>
      </w:pPr>
      <w:del w:id="434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case '4':</w:delText>
        </w:r>
      </w:del>
    </w:p>
    <w:p w14:paraId="5E80D8BE" w14:textId="3BF66AC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50" w:author="Hitech" w:date="2025-06-20T21:38:00Z"/>
          <w:rFonts w:ascii="Consolas" w:hAnsi="Consolas"/>
          <w:sz w:val="18"/>
          <w:szCs w:val="18"/>
          <w:lang w:val="en-US"/>
        </w:rPr>
      </w:pPr>
      <w:del w:id="435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flag = false;</w:delText>
        </w:r>
      </w:del>
    </w:p>
    <w:p w14:paraId="1007C998" w14:textId="776B747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52" w:author="Hitech" w:date="2025-06-20T21:38:00Z"/>
          <w:rFonts w:ascii="Consolas" w:hAnsi="Consolas"/>
          <w:sz w:val="18"/>
          <w:szCs w:val="18"/>
          <w:lang w:val="en-US"/>
        </w:rPr>
      </w:pPr>
      <w:del w:id="435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break;</w:delText>
        </w:r>
      </w:del>
    </w:p>
    <w:p w14:paraId="15CD7429" w14:textId="67DBB68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54" w:author="Hitech" w:date="2025-06-20T21:38:00Z"/>
          <w:rFonts w:ascii="Consolas" w:hAnsi="Consolas"/>
          <w:sz w:val="18"/>
          <w:szCs w:val="18"/>
          <w:lang w:val="en-US"/>
        </w:rPr>
      </w:pPr>
      <w:del w:id="435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default:Console.WriteLine("</w:delText>
        </w:r>
        <w:r w:rsidRPr="00B527B2" w:rsidDel="00B310DD">
          <w:rPr>
            <w:rFonts w:ascii="Consolas" w:hAnsi="Consolas"/>
            <w:sz w:val="18"/>
            <w:szCs w:val="18"/>
          </w:rPr>
          <w:delText>Ошибка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,</w:delText>
        </w:r>
        <w:r w:rsidRPr="00B527B2" w:rsidDel="00B310DD">
          <w:rPr>
            <w:rFonts w:ascii="Consolas" w:hAnsi="Consolas"/>
            <w:sz w:val="18"/>
            <w:szCs w:val="18"/>
          </w:rPr>
          <w:delText>попробуйте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еще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раз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05EDF542" w14:textId="72F5E1B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56" w:author="Hitech" w:date="2025-06-20T21:38:00Z"/>
          <w:rFonts w:ascii="Consolas" w:hAnsi="Consolas"/>
          <w:sz w:val="18"/>
          <w:szCs w:val="18"/>
          <w:lang w:val="en-US"/>
        </w:rPr>
      </w:pPr>
      <w:del w:id="435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break;</w:delText>
        </w:r>
      </w:del>
    </w:p>
    <w:p w14:paraId="14E68679" w14:textId="5DE1C5D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58" w:author="Hitech" w:date="2025-06-20T21:38:00Z"/>
          <w:rFonts w:ascii="Consolas" w:hAnsi="Consolas"/>
          <w:sz w:val="18"/>
          <w:szCs w:val="18"/>
          <w:lang w:val="en-US"/>
        </w:rPr>
      </w:pPr>
      <w:del w:id="435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}</w:delText>
        </w:r>
      </w:del>
    </w:p>
    <w:p w14:paraId="6AC18AD9" w14:textId="396F62C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60" w:author="Hitech" w:date="2025-06-20T21:38:00Z"/>
          <w:rFonts w:ascii="Consolas" w:hAnsi="Consolas"/>
          <w:sz w:val="18"/>
          <w:szCs w:val="18"/>
          <w:lang w:val="en-US"/>
        </w:rPr>
      </w:pPr>
      <w:del w:id="436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}</w:delText>
        </w:r>
      </w:del>
    </w:p>
    <w:p w14:paraId="1DF89E32" w14:textId="012E5E4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62" w:author="Hitech" w:date="2025-06-20T21:38:00Z"/>
          <w:rFonts w:ascii="Consolas" w:hAnsi="Consolas"/>
          <w:sz w:val="18"/>
          <w:szCs w:val="18"/>
          <w:lang w:val="en-US"/>
        </w:rPr>
      </w:pPr>
      <w:del w:id="436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bool flag_main = true;</w:delText>
        </w:r>
      </w:del>
    </w:p>
    <w:p w14:paraId="65D9A533" w14:textId="6AE4147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64" w:author="Hitech" w:date="2025-06-20T21:38:00Z"/>
          <w:rFonts w:ascii="Consolas" w:hAnsi="Consolas"/>
          <w:sz w:val="18"/>
          <w:szCs w:val="18"/>
          <w:lang w:val="en-US"/>
        </w:rPr>
      </w:pPr>
      <w:del w:id="436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while (flag_main)</w:delText>
        </w:r>
      </w:del>
    </w:p>
    <w:p w14:paraId="69A388D7" w14:textId="4AF24CC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66" w:author="Hitech" w:date="2025-06-20T21:38:00Z"/>
          <w:rFonts w:ascii="Consolas" w:hAnsi="Consolas"/>
          <w:sz w:val="18"/>
          <w:szCs w:val="18"/>
          <w:lang w:val="en-US"/>
        </w:rPr>
      </w:pPr>
      <w:del w:id="436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{</w:delText>
        </w:r>
      </w:del>
    </w:p>
    <w:p w14:paraId="41C58EDA" w14:textId="4C779BF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68" w:author="Hitech" w:date="2025-06-20T21:38:00Z"/>
          <w:rFonts w:ascii="Consolas" w:hAnsi="Consolas"/>
          <w:sz w:val="18"/>
          <w:szCs w:val="18"/>
          <w:lang w:val="en-US"/>
        </w:rPr>
      </w:pPr>
      <w:del w:id="436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Console.Clear();</w:delText>
        </w:r>
      </w:del>
    </w:p>
    <w:p w14:paraId="53060681" w14:textId="23A67B3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70" w:author="Hitech" w:date="2025-06-20T21:38:00Z"/>
          <w:rFonts w:ascii="Consolas" w:hAnsi="Consolas"/>
          <w:sz w:val="18"/>
          <w:szCs w:val="18"/>
          <w:lang w:val="en-US"/>
        </w:rPr>
      </w:pPr>
      <w:del w:id="437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Console.ForegroundColor = ConsoleColor.DarkBlue;</w:delText>
        </w:r>
      </w:del>
    </w:p>
    <w:p w14:paraId="29345D61" w14:textId="765A54E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72" w:author="Hitech" w:date="2025-06-20T21:38:00Z"/>
          <w:rFonts w:ascii="Consolas" w:hAnsi="Consolas"/>
          <w:sz w:val="18"/>
          <w:szCs w:val="18"/>
          <w:lang w:val="en-US"/>
        </w:rPr>
      </w:pPr>
      <w:del w:id="437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Console.WriteLine("</w:delText>
        </w:r>
        <w:r w:rsidRPr="00B527B2" w:rsidDel="00B310DD">
          <w:rPr>
            <w:rFonts w:ascii="Consolas" w:hAnsi="Consolas"/>
            <w:sz w:val="18"/>
            <w:szCs w:val="18"/>
          </w:rPr>
          <w:delText>ГЛАВНОЕ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МЕНЮ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58EF15E6" w14:textId="0278066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74" w:author="Hitech" w:date="2025-06-20T21:38:00Z"/>
          <w:rFonts w:ascii="Consolas" w:hAnsi="Consolas"/>
          <w:sz w:val="18"/>
          <w:szCs w:val="18"/>
          <w:lang w:val="en-US"/>
        </w:rPr>
      </w:pPr>
      <w:del w:id="437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Console.ResetColor();</w:delText>
        </w:r>
      </w:del>
    </w:p>
    <w:p w14:paraId="6727F337" w14:textId="519A40D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76" w:author="Hitech" w:date="2025-06-20T21:38:00Z"/>
          <w:rFonts w:ascii="Consolas" w:hAnsi="Consolas"/>
          <w:sz w:val="18"/>
          <w:szCs w:val="18"/>
          <w:lang w:val="en-US"/>
        </w:rPr>
      </w:pPr>
      <w:del w:id="437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Console.ForegroundColor = ConsoleColor.DarkYellow;</w:delText>
        </w:r>
      </w:del>
    </w:p>
    <w:p w14:paraId="02AA7CF2" w14:textId="27CA24F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78" w:author="Hitech" w:date="2025-06-20T21:38:00Z"/>
          <w:rFonts w:ascii="Consolas" w:hAnsi="Consolas"/>
          <w:sz w:val="18"/>
          <w:szCs w:val="18"/>
          <w:lang w:val="en-US"/>
        </w:rPr>
      </w:pPr>
      <w:del w:id="437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Console.WriteLine("[1] </w:delText>
        </w:r>
        <w:r w:rsidRPr="00B527B2" w:rsidDel="00B310DD">
          <w:rPr>
            <w:rFonts w:ascii="Consolas" w:hAnsi="Consolas"/>
            <w:sz w:val="18"/>
            <w:szCs w:val="18"/>
          </w:rPr>
          <w:delText>Номера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6187FBF8" w14:textId="06680DB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80" w:author="Hitech" w:date="2025-06-20T21:38:00Z"/>
          <w:rFonts w:ascii="Consolas" w:hAnsi="Consolas"/>
          <w:sz w:val="18"/>
          <w:szCs w:val="18"/>
          <w:lang w:val="en-US"/>
        </w:rPr>
      </w:pPr>
      <w:del w:id="438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Console.WriteLine("[2] </w:delText>
        </w:r>
        <w:r w:rsidRPr="00B527B2" w:rsidDel="00B310DD">
          <w:rPr>
            <w:rFonts w:ascii="Consolas" w:hAnsi="Consolas"/>
            <w:sz w:val="18"/>
            <w:szCs w:val="18"/>
          </w:rPr>
          <w:delText>Клиенты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38DA51CE" w14:textId="783FC48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82" w:author="Hitech" w:date="2025-06-20T21:38:00Z"/>
          <w:rFonts w:ascii="Consolas" w:hAnsi="Consolas"/>
          <w:sz w:val="18"/>
          <w:szCs w:val="18"/>
          <w:lang w:val="en-US"/>
        </w:rPr>
      </w:pPr>
      <w:del w:id="438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Console.WriteLine("[3] </w:delText>
        </w:r>
        <w:r w:rsidRPr="00B527B2" w:rsidDel="00B310DD">
          <w:rPr>
            <w:rFonts w:ascii="Consolas" w:hAnsi="Consolas"/>
            <w:sz w:val="18"/>
            <w:szCs w:val="18"/>
          </w:rPr>
          <w:delText>Служащие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2A812E38" w14:textId="5354385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84" w:author="Hitech" w:date="2025-06-20T21:38:00Z"/>
          <w:rFonts w:ascii="Consolas" w:hAnsi="Consolas"/>
          <w:sz w:val="18"/>
          <w:szCs w:val="18"/>
          <w:lang w:val="en-US"/>
        </w:rPr>
      </w:pPr>
      <w:del w:id="438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Console.WriteLine("[4] </w:delText>
        </w:r>
        <w:r w:rsidRPr="00B527B2" w:rsidDel="00B310DD">
          <w:rPr>
            <w:rFonts w:ascii="Consolas" w:hAnsi="Consolas"/>
            <w:sz w:val="18"/>
            <w:szCs w:val="18"/>
          </w:rPr>
          <w:delText>Выход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из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программы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38D6E0C7" w14:textId="61028F8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86" w:author="Hitech" w:date="2025-06-20T21:38:00Z"/>
          <w:rFonts w:ascii="Consolas" w:hAnsi="Consolas"/>
          <w:sz w:val="18"/>
          <w:szCs w:val="18"/>
          <w:lang w:val="en-US"/>
        </w:rPr>
      </w:pPr>
      <w:del w:id="438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Console.ResetColor();</w:delText>
        </w:r>
      </w:del>
    </w:p>
    <w:p w14:paraId="267A023E" w14:textId="3A4884F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88" w:author="Hitech" w:date="2025-06-20T21:38:00Z"/>
          <w:rFonts w:ascii="Consolas" w:hAnsi="Consolas"/>
          <w:sz w:val="18"/>
          <w:szCs w:val="18"/>
          <w:lang w:val="en-US"/>
        </w:rPr>
      </w:pPr>
      <w:del w:id="438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switch (Console.ReadKey(true).KeyChar)</w:delText>
        </w:r>
      </w:del>
    </w:p>
    <w:p w14:paraId="31B4D718" w14:textId="0B227CB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90" w:author="Hitech" w:date="2025-06-20T21:38:00Z"/>
          <w:rFonts w:ascii="Consolas" w:hAnsi="Consolas"/>
          <w:sz w:val="18"/>
          <w:szCs w:val="18"/>
          <w:lang w:val="en-US"/>
        </w:rPr>
      </w:pPr>
      <w:del w:id="439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{</w:delText>
        </w:r>
      </w:del>
    </w:p>
    <w:p w14:paraId="01AC9401" w14:textId="4516F85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92" w:author="Hitech" w:date="2025-06-20T21:38:00Z"/>
          <w:rFonts w:ascii="Consolas" w:hAnsi="Consolas"/>
          <w:sz w:val="18"/>
          <w:szCs w:val="18"/>
          <w:lang w:val="en-US"/>
        </w:rPr>
      </w:pPr>
      <w:del w:id="439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case '1':</w:delText>
        </w:r>
      </w:del>
    </w:p>
    <w:p w14:paraId="54B6AD80" w14:textId="79C1F29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94" w:author="Hitech" w:date="2025-06-20T21:38:00Z"/>
          <w:rFonts w:ascii="Consolas" w:hAnsi="Consolas"/>
          <w:sz w:val="18"/>
          <w:szCs w:val="18"/>
          <w:lang w:val="en-US"/>
        </w:rPr>
      </w:pPr>
      <w:del w:id="439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bool flag_number = true;</w:delText>
        </w:r>
      </w:del>
    </w:p>
    <w:p w14:paraId="7F2AD7BF" w14:textId="2083A3A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96" w:author="Hitech" w:date="2025-06-20T21:38:00Z"/>
          <w:rFonts w:ascii="Consolas" w:hAnsi="Consolas"/>
          <w:sz w:val="18"/>
          <w:szCs w:val="18"/>
          <w:lang w:val="en-US"/>
        </w:rPr>
      </w:pPr>
      <w:del w:id="439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while(flag_number)</w:delText>
        </w:r>
      </w:del>
    </w:p>
    <w:p w14:paraId="29A3BFD6" w14:textId="752B1F8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398" w:author="Hitech" w:date="2025-06-20T21:38:00Z"/>
          <w:rFonts w:ascii="Consolas" w:hAnsi="Consolas"/>
          <w:sz w:val="18"/>
          <w:szCs w:val="18"/>
          <w:lang w:val="en-US"/>
        </w:rPr>
      </w:pPr>
      <w:del w:id="439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{</w:delText>
        </w:r>
      </w:del>
    </w:p>
    <w:p w14:paraId="0A033B8E" w14:textId="1266602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00" w:author="Hitech" w:date="2025-06-20T21:38:00Z"/>
          <w:rFonts w:ascii="Consolas" w:hAnsi="Consolas"/>
          <w:sz w:val="18"/>
          <w:szCs w:val="18"/>
          <w:lang w:val="en-US"/>
        </w:rPr>
      </w:pPr>
      <w:del w:id="440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Console.Clear();</w:delText>
        </w:r>
      </w:del>
    </w:p>
    <w:p w14:paraId="39105CA6" w14:textId="7C83A2C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02" w:author="Hitech" w:date="2025-06-20T21:38:00Z"/>
          <w:rFonts w:ascii="Consolas" w:hAnsi="Consolas"/>
          <w:sz w:val="18"/>
          <w:szCs w:val="18"/>
          <w:lang w:val="en-US"/>
        </w:rPr>
      </w:pPr>
      <w:del w:id="440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Console.ForegroundColor = ConsoleColor.DarkYellow;</w:delText>
        </w:r>
      </w:del>
    </w:p>
    <w:p w14:paraId="43BF30A2" w14:textId="4B96946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04" w:author="Hitech" w:date="2025-06-20T21:38:00Z"/>
          <w:rFonts w:ascii="Consolas" w:hAnsi="Consolas"/>
          <w:sz w:val="18"/>
          <w:szCs w:val="18"/>
          <w:lang w:val="en-US"/>
        </w:rPr>
      </w:pPr>
      <w:del w:id="440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Console.WriteLine("[1] </w:delText>
        </w:r>
        <w:r w:rsidRPr="00B527B2" w:rsidDel="00B310DD">
          <w:rPr>
            <w:rFonts w:ascii="Consolas" w:hAnsi="Consolas"/>
            <w:sz w:val="18"/>
            <w:szCs w:val="18"/>
          </w:rPr>
          <w:delText>Вывод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информации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о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номерах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18B99903" w14:textId="224DD47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06" w:author="Hitech" w:date="2025-06-20T21:38:00Z"/>
          <w:rFonts w:ascii="Consolas" w:hAnsi="Consolas"/>
          <w:sz w:val="18"/>
          <w:szCs w:val="18"/>
        </w:rPr>
      </w:pPr>
      <w:del w:id="440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</w:delText>
        </w:r>
        <w:r w:rsidRPr="00B527B2" w:rsidDel="00B310DD">
          <w:rPr>
            <w:rFonts w:ascii="Consolas" w:hAnsi="Consolas"/>
            <w:sz w:val="18"/>
            <w:szCs w:val="18"/>
          </w:rPr>
          <w:delText>Console.WriteLine("[2] Стоимость места для определенного номера");</w:delText>
        </w:r>
      </w:del>
    </w:p>
    <w:p w14:paraId="232FB99F" w14:textId="1EDB927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08" w:author="Hitech" w:date="2025-06-20T21:38:00Z"/>
          <w:rFonts w:ascii="Consolas" w:hAnsi="Consolas"/>
          <w:sz w:val="18"/>
          <w:szCs w:val="18"/>
        </w:rPr>
      </w:pPr>
      <w:del w:id="4409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Console.WriteLine("[3] Кол-во свободных номеров");</w:delText>
        </w:r>
      </w:del>
    </w:p>
    <w:p w14:paraId="78F0BEB5" w14:textId="2A3E1D2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10" w:author="Hitech" w:date="2025-06-20T21:38:00Z"/>
          <w:rFonts w:ascii="Consolas" w:hAnsi="Consolas"/>
          <w:sz w:val="18"/>
          <w:szCs w:val="18"/>
        </w:rPr>
      </w:pPr>
      <w:del w:id="4411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Console.WriteLine("[4] Общая сумма за заселенные номера");</w:delText>
        </w:r>
      </w:del>
    </w:p>
    <w:p w14:paraId="46D11D90" w14:textId="2BF1FDE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12" w:author="Hitech" w:date="2025-06-20T21:38:00Z"/>
          <w:rFonts w:ascii="Consolas" w:hAnsi="Consolas"/>
          <w:sz w:val="18"/>
          <w:szCs w:val="18"/>
        </w:rPr>
      </w:pPr>
      <w:del w:id="4413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Console.WriteLine("[5] Выход в главное меню");</w:delText>
        </w:r>
      </w:del>
    </w:p>
    <w:p w14:paraId="5F68083C" w14:textId="68B4390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14" w:author="Hitech" w:date="2025-06-20T21:38:00Z"/>
          <w:rFonts w:ascii="Consolas" w:hAnsi="Consolas"/>
          <w:sz w:val="18"/>
          <w:szCs w:val="18"/>
          <w:lang w:val="en-US"/>
        </w:rPr>
      </w:pPr>
      <w:del w:id="4415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Console.ResetColor();</w:delText>
        </w:r>
      </w:del>
    </w:p>
    <w:p w14:paraId="3510C75B" w14:textId="64FDD22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16" w:author="Hitech" w:date="2025-06-20T21:38:00Z"/>
          <w:rFonts w:ascii="Consolas" w:hAnsi="Consolas"/>
          <w:sz w:val="18"/>
          <w:szCs w:val="18"/>
          <w:lang w:val="en-US"/>
        </w:rPr>
      </w:pPr>
      <w:del w:id="441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switch(Console.ReadKey(true).KeyChar)</w:delText>
        </w:r>
      </w:del>
    </w:p>
    <w:p w14:paraId="5FBCB491" w14:textId="787537D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18" w:author="Hitech" w:date="2025-06-20T21:38:00Z"/>
          <w:rFonts w:ascii="Consolas" w:hAnsi="Consolas"/>
          <w:sz w:val="18"/>
          <w:szCs w:val="18"/>
          <w:lang w:val="en-US"/>
        </w:rPr>
      </w:pPr>
      <w:del w:id="441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{</w:delText>
        </w:r>
      </w:del>
    </w:p>
    <w:p w14:paraId="6567F597" w14:textId="43EBA94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20" w:author="Hitech" w:date="2025-06-20T21:38:00Z"/>
          <w:rFonts w:ascii="Consolas" w:hAnsi="Consolas"/>
          <w:sz w:val="18"/>
          <w:szCs w:val="18"/>
          <w:lang w:val="en-US"/>
        </w:rPr>
      </w:pPr>
      <w:del w:id="442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case '1':</w:delText>
        </w:r>
      </w:del>
    </w:p>
    <w:p w14:paraId="604596AB" w14:textId="42CA5DA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22" w:author="Hitech" w:date="2025-06-20T21:38:00Z"/>
          <w:rFonts w:ascii="Consolas" w:hAnsi="Consolas"/>
          <w:sz w:val="18"/>
          <w:szCs w:val="18"/>
          <w:lang w:val="en-US"/>
        </w:rPr>
      </w:pPr>
      <w:del w:id="442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try</w:delText>
        </w:r>
      </w:del>
    </w:p>
    <w:p w14:paraId="68B1FEC7" w14:textId="68781E2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24" w:author="Hitech" w:date="2025-06-20T21:38:00Z"/>
          <w:rFonts w:ascii="Consolas" w:hAnsi="Consolas"/>
          <w:sz w:val="18"/>
          <w:szCs w:val="18"/>
          <w:lang w:val="en-US"/>
        </w:rPr>
      </w:pPr>
      <w:del w:id="442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0F87FE46" w14:textId="632A488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26" w:author="Hitech" w:date="2025-06-20T21:38:00Z"/>
          <w:rFonts w:ascii="Consolas" w:hAnsi="Consolas"/>
          <w:sz w:val="18"/>
          <w:szCs w:val="18"/>
          <w:lang w:val="en-US"/>
        </w:rPr>
      </w:pPr>
      <w:del w:id="442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Console.Clear();</w:delText>
        </w:r>
      </w:del>
    </w:p>
    <w:p w14:paraId="6F327F12" w14:textId="3A3AE6D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28" w:author="Hitech" w:date="2025-06-20T21:38:00Z"/>
          <w:rFonts w:ascii="Consolas" w:hAnsi="Consolas"/>
          <w:sz w:val="18"/>
          <w:szCs w:val="18"/>
          <w:lang w:val="en-US"/>
        </w:rPr>
      </w:pPr>
      <w:del w:id="442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foreach (var elem in list1)</w:delText>
        </w:r>
      </w:del>
    </w:p>
    <w:p w14:paraId="7F41C5DA" w14:textId="00B6E15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30" w:author="Hitech" w:date="2025-06-20T21:38:00Z"/>
          <w:rFonts w:ascii="Consolas" w:hAnsi="Consolas"/>
          <w:sz w:val="18"/>
          <w:szCs w:val="18"/>
          <w:lang w:val="en-US"/>
        </w:rPr>
      </w:pPr>
      <w:del w:id="443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19504731" w14:textId="02F047B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32" w:author="Hitech" w:date="2025-06-20T21:38:00Z"/>
          <w:rFonts w:ascii="Consolas" w:hAnsi="Consolas"/>
          <w:sz w:val="18"/>
          <w:szCs w:val="18"/>
          <w:lang w:val="en-US"/>
        </w:rPr>
      </w:pPr>
      <w:del w:id="443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elem.Print();</w:delText>
        </w:r>
      </w:del>
    </w:p>
    <w:p w14:paraId="37C7D42E" w14:textId="56FAE66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34" w:author="Hitech" w:date="2025-06-20T21:38:00Z"/>
          <w:rFonts w:ascii="Consolas" w:hAnsi="Consolas"/>
          <w:sz w:val="18"/>
          <w:szCs w:val="18"/>
          <w:lang w:val="en-US"/>
        </w:rPr>
      </w:pPr>
      <w:del w:id="443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0823B717" w14:textId="7266F7D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36" w:author="Hitech" w:date="2025-06-20T21:38:00Z"/>
          <w:rFonts w:ascii="Consolas" w:hAnsi="Consolas"/>
          <w:sz w:val="18"/>
          <w:szCs w:val="18"/>
          <w:lang w:val="en-US"/>
        </w:rPr>
      </w:pPr>
      <w:del w:id="443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Console.ForegroundColor = ConsoleColor.Green;</w:delText>
        </w:r>
      </w:del>
    </w:p>
    <w:p w14:paraId="5D33A0AE" w14:textId="7D11BD4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38" w:author="Hitech" w:date="2025-06-20T21:38:00Z"/>
          <w:rFonts w:ascii="Consolas" w:hAnsi="Consolas"/>
          <w:sz w:val="18"/>
          <w:szCs w:val="18"/>
        </w:rPr>
      </w:pPr>
      <w:del w:id="443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</w:delText>
        </w:r>
        <w:r w:rsidRPr="00B527B2" w:rsidDel="00B310DD">
          <w:rPr>
            <w:rFonts w:ascii="Consolas" w:hAnsi="Consolas"/>
            <w:sz w:val="18"/>
            <w:szCs w:val="18"/>
          </w:rPr>
          <w:delText>Console.WriteLine("Информация успешно выведена");</w:delText>
        </w:r>
      </w:del>
    </w:p>
    <w:p w14:paraId="20A81D50" w14:textId="61192EC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40" w:author="Hitech" w:date="2025-06-20T21:38:00Z"/>
          <w:rFonts w:ascii="Consolas" w:hAnsi="Consolas"/>
          <w:sz w:val="18"/>
          <w:szCs w:val="18"/>
          <w:lang w:val="en-US"/>
        </w:rPr>
      </w:pPr>
      <w:del w:id="4441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Console.ResetColor();</w:delText>
        </w:r>
      </w:del>
    </w:p>
    <w:p w14:paraId="6C794154" w14:textId="6AB6151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42" w:author="Hitech" w:date="2025-06-20T21:38:00Z"/>
          <w:rFonts w:ascii="Consolas" w:hAnsi="Consolas"/>
          <w:sz w:val="18"/>
          <w:szCs w:val="18"/>
          <w:lang w:val="en-US"/>
        </w:rPr>
      </w:pPr>
      <w:del w:id="444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Console.Write("</w:delText>
        </w:r>
        <w:r w:rsidRPr="00B527B2" w:rsidDel="00B310DD">
          <w:rPr>
            <w:rFonts w:ascii="Consolas" w:hAnsi="Consolas"/>
            <w:sz w:val="18"/>
            <w:szCs w:val="18"/>
          </w:rPr>
          <w:delText>Хотите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продолжить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? ");</w:delText>
        </w:r>
      </w:del>
    </w:p>
    <w:p w14:paraId="02CC275C" w14:textId="1E2F08D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44" w:author="Hitech" w:date="2025-06-20T21:38:00Z"/>
          <w:rFonts w:ascii="Consolas" w:hAnsi="Consolas"/>
          <w:sz w:val="18"/>
          <w:szCs w:val="18"/>
          <w:lang w:val="en-US"/>
        </w:rPr>
      </w:pPr>
      <w:del w:id="444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string answer = Console.ReadLine();</w:delText>
        </w:r>
      </w:del>
    </w:p>
    <w:p w14:paraId="6D0EA100" w14:textId="3B14ADB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46" w:author="Hitech" w:date="2025-06-20T21:38:00Z"/>
          <w:rFonts w:ascii="Consolas" w:hAnsi="Consolas"/>
          <w:sz w:val="18"/>
          <w:szCs w:val="18"/>
          <w:lang w:val="en-US"/>
        </w:rPr>
      </w:pPr>
      <w:del w:id="444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if (answer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 || 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</w:delText>
        </w:r>
      </w:del>
    </w:p>
    <w:p w14:paraId="65438020" w14:textId="235867D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48" w:author="Hitech" w:date="2025-06-20T21:38:00Z"/>
          <w:rFonts w:ascii="Consolas" w:hAnsi="Consolas"/>
          <w:sz w:val="18"/>
          <w:szCs w:val="18"/>
          <w:lang w:val="en-US"/>
        </w:rPr>
      </w:pPr>
      <w:del w:id="444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69973798" w14:textId="1193BB2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50" w:author="Hitech" w:date="2025-06-20T21:38:00Z"/>
          <w:rFonts w:ascii="Consolas" w:hAnsi="Consolas"/>
          <w:sz w:val="18"/>
          <w:szCs w:val="18"/>
          <w:lang w:val="en-US"/>
        </w:rPr>
      </w:pPr>
      <w:del w:id="445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flag_number = false;</w:delText>
        </w:r>
      </w:del>
    </w:p>
    <w:p w14:paraId="693CB89A" w14:textId="42EDA7A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52" w:author="Hitech" w:date="2025-06-20T21:38:00Z"/>
          <w:rFonts w:ascii="Consolas" w:hAnsi="Consolas"/>
          <w:sz w:val="18"/>
          <w:szCs w:val="18"/>
          <w:lang w:val="en-US"/>
        </w:rPr>
      </w:pPr>
      <w:del w:id="445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5982EBD9" w14:textId="3244900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54" w:author="Hitech" w:date="2025-06-20T21:38:00Z"/>
          <w:rFonts w:ascii="Consolas" w:hAnsi="Consolas"/>
          <w:sz w:val="18"/>
          <w:szCs w:val="18"/>
          <w:lang w:val="en-US"/>
        </w:rPr>
      </w:pPr>
      <w:del w:id="445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}</w:delText>
        </w:r>
      </w:del>
    </w:p>
    <w:p w14:paraId="0E9EBFFF" w14:textId="0B56FDE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56" w:author="Hitech" w:date="2025-06-20T21:38:00Z"/>
          <w:rFonts w:ascii="Consolas" w:hAnsi="Consolas"/>
          <w:sz w:val="18"/>
          <w:szCs w:val="18"/>
          <w:lang w:val="en-US"/>
        </w:rPr>
      </w:pPr>
      <w:del w:id="445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catch</w:delText>
        </w:r>
      </w:del>
    </w:p>
    <w:p w14:paraId="7B385D25" w14:textId="2357E6E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58" w:author="Hitech" w:date="2025-06-20T21:38:00Z"/>
          <w:rFonts w:ascii="Consolas" w:hAnsi="Consolas"/>
          <w:sz w:val="18"/>
          <w:szCs w:val="18"/>
          <w:lang w:val="en-US"/>
        </w:rPr>
      </w:pPr>
      <w:del w:id="445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3C5A4788" w14:textId="31F87A6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60" w:author="Hitech" w:date="2025-06-20T21:38:00Z"/>
          <w:rFonts w:ascii="Consolas" w:hAnsi="Consolas"/>
          <w:sz w:val="18"/>
          <w:szCs w:val="18"/>
          <w:lang w:val="en-US"/>
        </w:rPr>
      </w:pPr>
      <w:del w:id="446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Console.WriteLine("</w:delText>
        </w:r>
        <w:r w:rsidRPr="00B527B2" w:rsidDel="00B310DD">
          <w:rPr>
            <w:rFonts w:ascii="Consolas" w:hAnsi="Consolas"/>
            <w:sz w:val="18"/>
            <w:szCs w:val="18"/>
          </w:rPr>
          <w:delText>Ошибка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6E77063E" w14:textId="247D217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62" w:author="Hitech" w:date="2025-06-20T21:38:00Z"/>
          <w:rFonts w:ascii="Consolas" w:hAnsi="Consolas"/>
          <w:sz w:val="18"/>
          <w:szCs w:val="18"/>
          <w:lang w:val="en-US"/>
        </w:rPr>
      </w:pPr>
      <w:del w:id="446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}</w:delText>
        </w:r>
      </w:del>
    </w:p>
    <w:p w14:paraId="6737708E" w14:textId="1926FFE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64" w:author="Hitech" w:date="2025-06-20T21:38:00Z"/>
          <w:rFonts w:ascii="Consolas" w:hAnsi="Consolas"/>
          <w:sz w:val="18"/>
          <w:szCs w:val="18"/>
          <w:lang w:val="en-US"/>
        </w:rPr>
      </w:pPr>
      <w:del w:id="446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break;</w:delText>
        </w:r>
      </w:del>
    </w:p>
    <w:p w14:paraId="54E5F77D" w14:textId="0832EF0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66" w:author="Hitech" w:date="2025-06-20T21:38:00Z"/>
          <w:rFonts w:ascii="Consolas" w:hAnsi="Consolas"/>
          <w:sz w:val="18"/>
          <w:szCs w:val="18"/>
          <w:lang w:val="en-US"/>
        </w:rPr>
      </w:pPr>
      <w:del w:id="446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case '2':</w:delText>
        </w:r>
      </w:del>
    </w:p>
    <w:p w14:paraId="15545293" w14:textId="25095B7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68" w:author="Hitech" w:date="2025-06-20T21:38:00Z"/>
          <w:rFonts w:ascii="Consolas" w:hAnsi="Consolas"/>
          <w:sz w:val="18"/>
          <w:szCs w:val="18"/>
          <w:lang w:val="en-US"/>
        </w:rPr>
      </w:pPr>
      <w:del w:id="446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try</w:delText>
        </w:r>
      </w:del>
    </w:p>
    <w:p w14:paraId="5EF094E9" w14:textId="73063E8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70" w:author="Hitech" w:date="2025-06-20T21:38:00Z"/>
          <w:rFonts w:ascii="Consolas" w:hAnsi="Consolas"/>
          <w:sz w:val="18"/>
          <w:szCs w:val="18"/>
          <w:lang w:val="en-US"/>
        </w:rPr>
      </w:pPr>
      <w:del w:id="447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4E8DA1BC" w14:textId="519A265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72" w:author="Hitech" w:date="2025-06-20T21:38:00Z"/>
          <w:rFonts w:ascii="Consolas" w:hAnsi="Consolas"/>
          <w:sz w:val="18"/>
          <w:szCs w:val="18"/>
          <w:lang w:val="en-US"/>
        </w:rPr>
      </w:pPr>
      <w:del w:id="447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Console.Clear();</w:delText>
        </w:r>
      </w:del>
    </w:p>
    <w:p w14:paraId="2A828323" w14:textId="2936DB5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74" w:author="Hitech" w:date="2025-06-20T21:38:00Z"/>
          <w:rFonts w:ascii="Consolas" w:hAnsi="Consolas"/>
          <w:sz w:val="18"/>
          <w:szCs w:val="18"/>
        </w:rPr>
      </w:pPr>
      <w:del w:id="447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</w:delText>
        </w:r>
        <w:r w:rsidRPr="00B527B2" w:rsidDel="00B310DD">
          <w:rPr>
            <w:rFonts w:ascii="Consolas" w:hAnsi="Consolas"/>
            <w:sz w:val="18"/>
            <w:szCs w:val="18"/>
          </w:rPr>
          <w:delText>Console.WriteLine("Введите необходимый номер:");</w:delText>
        </w:r>
      </w:del>
    </w:p>
    <w:p w14:paraId="6BEDA762" w14:textId="2D5190F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76" w:author="Hitech" w:date="2025-06-20T21:38:00Z"/>
          <w:rFonts w:ascii="Consolas" w:hAnsi="Consolas"/>
          <w:sz w:val="18"/>
          <w:szCs w:val="18"/>
          <w:lang w:val="en-US"/>
        </w:rPr>
      </w:pPr>
      <w:del w:id="4477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int n = Convert.ToInt32(Console.ReadLine());</w:delText>
        </w:r>
      </w:del>
    </w:p>
    <w:p w14:paraId="173B5A5B" w14:textId="2D3411A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78" w:author="Hitech" w:date="2025-06-20T21:38:00Z"/>
          <w:rFonts w:ascii="Consolas" w:hAnsi="Consolas"/>
          <w:sz w:val="18"/>
          <w:szCs w:val="18"/>
          <w:lang w:val="en-US"/>
        </w:rPr>
      </w:pPr>
      <w:del w:id="447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foreach (var elem in list1)</w:delText>
        </w:r>
      </w:del>
    </w:p>
    <w:p w14:paraId="5B06235B" w14:textId="4196020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80" w:author="Hitech" w:date="2025-06-20T21:38:00Z"/>
          <w:rFonts w:ascii="Consolas" w:hAnsi="Consolas"/>
          <w:sz w:val="18"/>
          <w:szCs w:val="18"/>
          <w:lang w:val="en-US"/>
        </w:rPr>
      </w:pPr>
      <w:del w:id="448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15875325" w14:textId="5286D8A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82" w:author="Hitech" w:date="2025-06-20T21:38:00Z"/>
          <w:rFonts w:ascii="Consolas" w:hAnsi="Consolas"/>
          <w:sz w:val="18"/>
          <w:szCs w:val="18"/>
          <w:lang w:val="en-US"/>
        </w:rPr>
      </w:pPr>
      <w:del w:id="448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if (elem.Number == n)</w:delText>
        </w:r>
      </w:del>
    </w:p>
    <w:p w14:paraId="038D7A4D" w14:textId="1A33201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84" w:author="Hitech" w:date="2025-06-20T21:38:00Z"/>
          <w:rFonts w:ascii="Consolas" w:hAnsi="Consolas"/>
          <w:sz w:val="18"/>
          <w:szCs w:val="18"/>
          <w:lang w:val="en-US"/>
        </w:rPr>
      </w:pPr>
      <w:del w:id="448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{</w:delText>
        </w:r>
      </w:del>
    </w:p>
    <w:p w14:paraId="659996DD" w14:textId="17E5191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86" w:author="Hitech" w:date="2025-06-20T21:38:00Z"/>
          <w:rFonts w:ascii="Consolas" w:hAnsi="Consolas"/>
          <w:sz w:val="18"/>
          <w:szCs w:val="18"/>
          <w:lang w:val="en-US"/>
        </w:rPr>
      </w:pPr>
      <w:del w:id="448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    Console.WriteLine($"</w:delText>
        </w:r>
        <w:r w:rsidRPr="00B527B2" w:rsidDel="00B310DD">
          <w:rPr>
            <w:rFonts w:ascii="Consolas" w:hAnsi="Consolas"/>
            <w:sz w:val="18"/>
            <w:szCs w:val="18"/>
          </w:rPr>
          <w:delText>Стоимость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{elem.Number} </w:delText>
        </w:r>
        <w:r w:rsidRPr="00B527B2" w:rsidDel="00B310DD">
          <w:rPr>
            <w:rFonts w:ascii="Consolas" w:hAnsi="Consolas"/>
            <w:sz w:val="18"/>
            <w:szCs w:val="18"/>
          </w:rPr>
          <w:delText>составляет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{elem.Cost()} </w:delText>
        </w:r>
        <w:r w:rsidRPr="00B527B2" w:rsidDel="00B310DD">
          <w:rPr>
            <w:rFonts w:ascii="Consolas" w:hAnsi="Consolas"/>
            <w:sz w:val="18"/>
            <w:szCs w:val="18"/>
          </w:rPr>
          <w:delText>руб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. </w:delText>
        </w:r>
        <w:r w:rsidRPr="00B527B2" w:rsidDel="00B310DD">
          <w:rPr>
            <w:rFonts w:ascii="Consolas" w:hAnsi="Consolas"/>
            <w:sz w:val="18"/>
            <w:szCs w:val="18"/>
          </w:rPr>
          <w:delText>за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место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503D93A5" w14:textId="600F2F6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88" w:author="Hitech" w:date="2025-06-20T21:38:00Z"/>
          <w:rFonts w:ascii="Consolas" w:hAnsi="Consolas"/>
          <w:sz w:val="18"/>
          <w:szCs w:val="18"/>
          <w:lang w:val="en-US"/>
        </w:rPr>
      </w:pPr>
      <w:del w:id="448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}</w:delText>
        </w:r>
      </w:del>
    </w:p>
    <w:p w14:paraId="65560857" w14:textId="4199967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90" w:author="Hitech" w:date="2025-06-20T21:38:00Z"/>
          <w:rFonts w:ascii="Consolas" w:hAnsi="Consolas"/>
          <w:sz w:val="18"/>
          <w:szCs w:val="18"/>
          <w:lang w:val="en-US"/>
        </w:rPr>
      </w:pPr>
      <w:del w:id="449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308AE4EC" w14:textId="4D4DDD1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92" w:author="Hitech" w:date="2025-06-20T21:38:00Z"/>
          <w:rFonts w:ascii="Consolas" w:hAnsi="Consolas"/>
          <w:sz w:val="18"/>
          <w:szCs w:val="18"/>
          <w:lang w:val="en-US"/>
        </w:rPr>
      </w:pPr>
      <w:del w:id="449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Console.Write("</w:delText>
        </w:r>
        <w:r w:rsidRPr="00B527B2" w:rsidDel="00B310DD">
          <w:rPr>
            <w:rFonts w:ascii="Consolas" w:hAnsi="Consolas"/>
            <w:sz w:val="18"/>
            <w:szCs w:val="18"/>
          </w:rPr>
          <w:delText>Хотите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продолжить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? ");</w:delText>
        </w:r>
      </w:del>
    </w:p>
    <w:p w14:paraId="5B7CFA1D" w14:textId="3F2812E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94" w:author="Hitech" w:date="2025-06-20T21:38:00Z"/>
          <w:rFonts w:ascii="Consolas" w:hAnsi="Consolas"/>
          <w:sz w:val="18"/>
          <w:szCs w:val="18"/>
          <w:lang w:val="en-US"/>
        </w:rPr>
      </w:pPr>
      <w:del w:id="449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string answer = Console.ReadLine();</w:delText>
        </w:r>
      </w:del>
    </w:p>
    <w:p w14:paraId="64941635" w14:textId="2038CD5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96" w:author="Hitech" w:date="2025-06-20T21:38:00Z"/>
          <w:rFonts w:ascii="Consolas" w:hAnsi="Consolas"/>
          <w:sz w:val="18"/>
          <w:szCs w:val="18"/>
          <w:lang w:val="en-US"/>
        </w:rPr>
      </w:pPr>
      <w:del w:id="449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if (answer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 || 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</w:delText>
        </w:r>
      </w:del>
    </w:p>
    <w:p w14:paraId="2024C9C5" w14:textId="3E29D89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498" w:author="Hitech" w:date="2025-06-20T21:38:00Z"/>
          <w:rFonts w:ascii="Consolas" w:hAnsi="Consolas"/>
          <w:sz w:val="18"/>
          <w:szCs w:val="18"/>
          <w:lang w:val="en-US"/>
        </w:rPr>
      </w:pPr>
      <w:del w:id="449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3E5D4E3A" w14:textId="666636B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00" w:author="Hitech" w:date="2025-06-20T21:38:00Z"/>
          <w:rFonts w:ascii="Consolas" w:hAnsi="Consolas"/>
          <w:sz w:val="18"/>
          <w:szCs w:val="18"/>
          <w:lang w:val="en-US"/>
        </w:rPr>
      </w:pPr>
      <w:del w:id="450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flag_number = false;</w:delText>
        </w:r>
      </w:del>
    </w:p>
    <w:p w14:paraId="1C8EE1BC" w14:textId="7A4D4CD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02" w:author="Hitech" w:date="2025-06-20T21:38:00Z"/>
          <w:rFonts w:ascii="Consolas" w:hAnsi="Consolas"/>
          <w:sz w:val="18"/>
          <w:szCs w:val="18"/>
          <w:lang w:val="en-US"/>
        </w:rPr>
      </w:pPr>
      <w:del w:id="450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3076BAE5" w14:textId="0288B4F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04" w:author="Hitech" w:date="2025-06-20T21:38:00Z"/>
          <w:rFonts w:ascii="Consolas" w:hAnsi="Consolas"/>
          <w:sz w:val="18"/>
          <w:szCs w:val="18"/>
          <w:lang w:val="en-US"/>
        </w:rPr>
      </w:pPr>
      <w:del w:id="450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}</w:delText>
        </w:r>
      </w:del>
    </w:p>
    <w:p w14:paraId="55ECB59D" w14:textId="0EE7473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06" w:author="Hitech" w:date="2025-06-20T21:38:00Z"/>
          <w:rFonts w:ascii="Consolas" w:hAnsi="Consolas"/>
          <w:sz w:val="18"/>
          <w:szCs w:val="18"/>
          <w:lang w:val="en-US"/>
        </w:rPr>
      </w:pPr>
      <w:del w:id="450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catch</w:delText>
        </w:r>
      </w:del>
    </w:p>
    <w:p w14:paraId="75001A61" w14:textId="59A3B68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08" w:author="Hitech" w:date="2025-06-20T21:38:00Z"/>
          <w:rFonts w:ascii="Consolas" w:hAnsi="Consolas"/>
          <w:sz w:val="18"/>
          <w:szCs w:val="18"/>
          <w:lang w:val="en-US"/>
        </w:rPr>
      </w:pPr>
      <w:del w:id="450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2000ECFB" w14:textId="4D7D920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10" w:author="Hitech" w:date="2025-06-20T21:38:00Z"/>
          <w:rFonts w:ascii="Consolas" w:hAnsi="Consolas"/>
          <w:sz w:val="18"/>
          <w:szCs w:val="18"/>
          <w:lang w:val="en-US"/>
        </w:rPr>
      </w:pPr>
      <w:del w:id="451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Console.WriteLine("</w:delText>
        </w:r>
        <w:r w:rsidRPr="00B527B2" w:rsidDel="00B310DD">
          <w:rPr>
            <w:rFonts w:ascii="Consolas" w:hAnsi="Consolas"/>
            <w:sz w:val="18"/>
            <w:szCs w:val="18"/>
          </w:rPr>
          <w:delText>Ошибка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5E9028D5" w14:textId="655786E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12" w:author="Hitech" w:date="2025-06-20T21:38:00Z"/>
          <w:rFonts w:ascii="Consolas" w:hAnsi="Consolas"/>
          <w:sz w:val="18"/>
          <w:szCs w:val="18"/>
          <w:lang w:val="en-US"/>
        </w:rPr>
      </w:pPr>
      <w:del w:id="451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}</w:delText>
        </w:r>
      </w:del>
    </w:p>
    <w:p w14:paraId="5B7B5070" w14:textId="69DE675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14" w:author="Hitech" w:date="2025-06-20T21:38:00Z"/>
          <w:rFonts w:ascii="Consolas" w:hAnsi="Consolas"/>
          <w:sz w:val="18"/>
          <w:szCs w:val="18"/>
          <w:lang w:val="en-US"/>
        </w:rPr>
      </w:pPr>
      <w:del w:id="451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break;</w:delText>
        </w:r>
      </w:del>
    </w:p>
    <w:p w14:paraId="24C9C975" w14:textId="14303DC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16" w:author="Hitech" w:date="2025-06-20T21:38:00Z"/>
          <w:rFonts w:ascii="Consolas" w:hAnsi="Consolas"/>
          <w:sz w:val="18"/>
          <w:szCs w:val="18"/>
          <w:lang w:val="en-US"/>
        </w:rPr>
      </w:pPr>
      <w:del w:id="451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case '3':</w:delText>
        </w:r>
      </w:del>
    </w:p>
    <w:p w14:paraId="6C424F24" w14:textId="3776752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18" w:author="Hitech" w:date="2025-06-20T21:38:00Z"/>
          <w:rFonts w:ascii="Consolas" w:hAnsi="Consolas"/>
          <w:sz w:val="18"/>
          <w:szCs w:val="18"/>
          <w:lang w:val="en-US"/>
        </w:rPr>
      </w:pPr>
      <w:del w:id="451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try</w:delText>
        </w:r>
      </w:del>
    </w:p>
    <w:p w14:paraId="46E2F66A" w14:textId="56797B7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20" w:author="Hitech" w:date="2025-06-20T21:38:00Z"/>
          <w:rFonts w:ascii="Consolas" w:hAnsi="Consolas"/>
          <w:sz w:val="18"/>
          <w:szCs w:val="18"/>
          <w:lang w:val="en-US"/>
        </w:rPr>
      </w:pPr>
      <w:del w:id="452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0C140E5D" w14:textId="0D82485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22" w:author="Hitech" w:date="2025-06-20T21:38:00Z"/>
          <w:rFonts w:ascii="Consolas" w:hAnsi="Consolas"/>
          <w:sz w:val="18"/>
          <w:szCs w:val="18"/>
          <w:lang w:val="en-US"/>
        </w:rPr>
      </w:pPr>
      <w:del w:id="452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Console.Clear();</w:delText>
        </w:r>
      </w:del>
    </w:p>
    <w:p w14:paraId="7877AEB1" w14:textId="5A1E0FB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24" w:author="Hitech" w:date="2025-06-20T21:38:00Z"/>
          <w:rFonts w:ascii="Consolas" w:hAnsi="Consolas"/>
          <w:sz w:val="18"/>
          <w:szCs w:val="18"/>
          <w:lang w:val="en-US"/>
        </w:rPr>
      </w:pPr>
      <w:del w:id="452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foreach (var elem in list1)</w:delText>
        </w:r>
      </w:del>
    </w:p>
    <w:p w14:paraId="2275C340" w14:textId="4E4DBEB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26" w:author="Hitech" w:date="2025-06-20T21:38:00Z"/>
          <w:rFonts w:ascii="Consolas" w:hAnsi="Consolas"/>
          <w:sz w:val="18"/>
          <w:szCs w:val="18"/>
          <w:lang w:val="en-US"/>
        </w:rPr>
      </w:pPr>
      <w:del w:id="452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1AD026F9" w14:textId="14A8606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28" w:author="Hitech" w:date="2025-06-20T21:38:00Z"/>
          <w:rFonts w:ascii="Consolas" w:hAnsi="Consolas"/>
          <w:sz w:val="18"/>
          <w:szCs w:val="18"/>
          <w:lang w:val="en-US"/>
        </w:rPr>
      </w:pPr>
      <w:del w:id="452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elem.Empty_number();</w:delText>
        </w:r>
      </w:del>
    </w:p>
    <w:p w14:paraId="3E73E531" w14:textId="1A8678C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30" w:author="Hitech" w:date="2025-06-20T21:38:00Z"/>
          <w:rFonts w:ascii="Consolas" w:hAnsi="Consolas"/>
          <w:sz w:val="18"/>
          <w:szCs w:val="18"/>
          <w:lang w:val="en-US"/>
        </w:rPr>
      </w:pPr>
      <w:del w:id="453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7F2C4E41" w14:textId="76EC226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32" w:author="Hitech" w:date="2025-06-20T21:38:00Z"/>
          <w:rFonts w:ascii="Consolas" w:hAnsi="Consolas"/>
          <w:sz w:val="18"/>
          <w:szCs w:val="18"/>
          <w:lang w:val="en-US"/>
        </w:rPr>
      </w:pPr>
      <w:del w:id="453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Console.Write("</w:delText>
        </w:r>
        <w:r w:rsidRPr="00B527B2" w:rsidDel="00B310DD">
          <w:rPr>
            <w:rFonts w:ascii="Consolas" w:hAnsi="Consolas"/>
            <w:sz w:val="18"/>
            <w:szCs w:val="18"/>
          </w:rPr>
          <w:delText>Хотите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продолжить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? ");</w:delText>
        </w:r>
      </w:del>
    </w:p>
    <w:p w14:paraId="61C3226D" w14:textId="5BF203F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34" w:author="Hitech" w:date="2025-06-20T21:38:00Z"/>
          <w:rFonts w:ascii="Consolas" w:hAnsi="Consolas"/>
          <w:sz w:val="18"/>
          <w:szCs w:val="18"/>
          <w:lang w:val="en-US"/>
        </w:rPr>
      </w:pPr>
      <w:del w:id="453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string answer = Console.ReadLine();</w:delText>
        </w:r>
      </w:del>
    </w:p>
    <w:p w14:paraId="160C9188" w14:textId="3A30D6F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36" w:author="Hitech" w:date="2025-06-20T21:38:00Z"/>
          <w:rFonts w:ascii="Consolas" w:hAnsi="Consolas"/>
          <w:sz w:val="18"/>
          <w:szCs w:val="18"/>
          <w:lang w:val="en-US"/>
        </w:rPr>
      </w:pPr>
      <w:del w:id="453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if (answer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 || 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</w:delText>
        </w:r>
      </w:del>
    </w:p>
    <w:p w14:paraId="7B37D164" w14:textId="7EB29BE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38" w:author="Hitech" w:date="2025-06-20T21:38:00Z"/>
          <w:rFonts w:ascii="Consolas" w:hAnsi="Consolas"/>
          <w:sz w:val="18"/>
          <w:szCs w:val="18"/>
          <w:lang w:val="en-US"/>
        </w:rPr>
      </w:pPr>
      <w:del w:id="453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2768D201" w14:textId="25143AF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40" w:author="Hitech" w:date="2025-06-20T21:38:00Z"/>
          <w:rFonts w:ascii="Consolas" w:hAnsi="Consolas"/>
          <w:sz w:val="18"/>
          <w:szCs w:val="18"/>
          <w:lang w:val="en-US"/>
        </w:rPr>
      </w:pPr>
      <w:del w:id="454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flag_number = false;</w:delText>
        </w:r>
      </w:del>
    </w:p>
    <w:p w14:paraId="7B4D40C2" w14:textId="142729B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42" w:author="Hitech" w:date="2025-06-20T21:38:00Z"/>
          <w:rFonts w:ascii="Consolas" w:hAnsi="Consolas"/>
          <w:sz w:val="18"/>
          <w:szCs w:val="18"/>
          <w:lang w:val="en-US"/>
        </w:rPr>
      </w:pPr>
      <w:del w:id="454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5DBA4EDB" w14:textId="3D78215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44" w:author="Hitech" w:date="2025-06-20T21:38:00Z"/>
          <w:rFonts w:ascii="Consolas" w:hAnsi="Consolas"/>
          <w:sz w:val="18"/>
          <w:szCs w:val="18"/>
          <w:lang w:val="en-US"/>
        </w:rPr>
      </w:pPr>
      <w:del w:id="454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}</w:delText>
        </w:r>
      </w:del>
    </w:p>
    <w:p w14:paraId="4F70157A" w14:textId="72C316C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46" w:author="Hitech" w:date="2025-06-20T21:38:00Z"/>
          <w:rFonts w:ascii="Consolas" w:hAnsi="Consolas"/>
          <w:sz w:val="18"/>
          <w:szCs w:val="18"/>
          <w:lang w:val="en-US"/>
        </w:rPr>
      </w:pPr>
      <w:del w:id="454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catch</w:delText>
        </w:r>
      </w:del>
    </w:p>
    <w:p w14:paraId="19F4D512" w14:textId="414E793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48" w:author="Hitech" w:date="2025-06-20T21:38:00Z"/>
          <w:rFonts w:ascii="Consolas" w:hAnsi="Consolas"/>
          <w:sz w:val="18"/>
          <w:szCs w:val="18"/>
          <w:lang w:val="en-US"/>
        </w:rPr>
      </w:pPr>
      <w:del w:id="454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609ECEA8" w14:textId="25DA78C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50" w:author="Hitech" w:date="2025-06-20T21:38:00Z"/>
          <w:rFonts w:ascii="Consolas" w:hAnsi="Consolas"/>
          <w:sz w:val="18"/>
          <w:szCs w:val="18"/>
          <w:lang w:val="en-US"/>
        </w:rPr>
      </w:pPr>
      <w:del w:id="455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Console.WriteLine("</w:delText>
        </w:r>
        <w:r w:rsidRPr="00B527B2" w:rsidDel="00B310DD">
          <w:rPr>
            <w:rFonts w:ascii="Consolas" w:hAnsi="Consolas"/>
            <w:sz w:val="18"/>
            <w:szCs w:val="18"/>
          </w:rPr>
          <w:delText>Ошибка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476AE8EF" w14:textId="4957424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52" w:author="Hitech" w:date="2025-06-20T21:38:00Z"/>
          <w:rFonts w:ascii="Consolas" w:hAnsi="Consolas"/>
          <w:sz w:val="18"/>
          <w:szCs w:val="18"/>
          <w:lang w:val="en-US"/>
        </w:rPr>
      </w:pPr>
      <w:del w:id="455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}</w:delText>
        </w:r>
      </w:del>
    </w:p>
    <w:p w14:paraId="6B76F3DC" w14:textId="33977B0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54" w:author="Hitech" w:date="2025-06-20T21:38:00Z"/>
          <w:rFonts w:ascii="Consolas" w:hAnsi="Consolas"/>
          <w:sz w:val="18"/>
          <w:szCs w:val="18"/>
          <w:lang w:val="en-US"/>
        </w:rPr>
      </w:pPr>
      <w:del w:id="455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break;</w:delText>
        </w:r>
      </w:del>
    </w:p>
    <w:p w14:paraId="4D76335C" w14:textId="5557D3C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56" w:author="Hitech" w:date="2025-06-20T21:38:00Z"/>
          <w:rFonts w:ascii="Consolas" w:hAnsi="Consolas"/>
          <w:sz w:val="18"/>
          <w:szCs w:val="18"/>
          <w:lang w:val="en-US"/>
        </w:rPr>
      </w:pPr>
      <w:del w:id="455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case '4':</w:delText>
        </w:r>
      </w:del>
    </w:p>
    <w:p w14:paraId="4A9D34C0" w14:textId="321EBFB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58" w:author="Hitech" w:date="2025-06-20T21:38:00Z"/>
          <w:rFonts w:ascii="Consolas" w:hAnsi="Consolas"/>
          <w:sz w:val="18"/>
          <w:szCs w:val="18"/>
          <w:lang w:val="en-US"/>
        </w:rPr>
      </w:pPr>
      <w:del w:id="455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try</w:delText>
        </w:r>
      </w:del>
    </w:p>
    <w:p w14:paraId="0BFD8BE9" w14:textId="60AEAF6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60" w:author="Hitech" w:date="2025-06-20T21:38:00Z"/>
          <w:rFonts w:ascii="Consolas" w:hAnsi="Consolas"/>
          <w:sz w:val="18"/>
          <w:szCs w:val="18"/>
          <w:lang w:val="en-US"/>
        </w:rPr>
      </w:pPr>
      <w:del w:id="456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18ED1B2D" w14:textId="288C7C1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62" w:author="Hitech" w:date="2025-06-20T21:38:00Z"/>
          <w:rFonts w:ascii="Consolas" w:hAnsi="Consolas"/>
          <w:sz w:val="18"/>
          <w:szCs w:val="18"/>
          <w:lang w:val="en-US"/>
        </w:rPr>
      </w:pPr>
      <w:del w:id="456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Console.Clear();</w:delText>
        </w:r>
      </w:del>
    </w:p>
    <w:p w14:paraId="5B38434B" w14:textId="3080EDC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64" w:author="Hitech" w:date="2025-06-20T21:38:00Z"/>
          <w:rFonts w:ascii="Consolas" w:hAnsi="Consolas"/>
          <w:sz w:val="18"/>
          <w:szCs w:val="18"/>
          <w:lang w:val="en-US"/>
        </w:rPr>
      </w:pPr>
      <w:del w:id="456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int sum = 0;</w:delText>
        </w:r>
      </w:del>
    </w:p>
    <w:p w14:paraId="187A8C0F" w14:textId="5D2F7F7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66" w:author="Hitech" w:date="2025-06-20T21:38:00Z"/>
          <w:rFonts w:ascii="Consolas" w:hAnsi="Consolas"/>
          <w:sz w:val="18"/>
          <w:szCs w:val="18"/>
          <w:lang w:val="en-US"/>
        </w:rPr>
      </w:pPr>
      <w:del w:id="456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int sum_days = 0;</w:delText>
        </w:r>
      </w:del>
    </w:p>
    <w:p w14:paraId="305BDFEF" w14:textId="138424A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68" w:author="Hitech" w:date="2025-06-20T21:38:00Z"/>
          <w:rFonts w:ascii="Consolas" w:hAnsi="Consolas"/>
          <w:sz w:val="18"/>
          <w:szCs w:val="18"/>
          <w:lang w:val="en-US"/>
        </w:rPr>
      </w:pPr>
      <w:del w:id="456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foreach (var elem in list2)</w:delText>
        </w:r>
      </w:del>
    </w:p>
    <w:p w14:paraId="4FAAAE69" w14:textId="4F7ECD8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70" w:author="Hitech" w:date="2025-06-20T21:38:00Z"/>
          <w:rFonts w:ascii="Consolas" w:hAnsi="Consolas"/>
          <w:sz w:val="18"/>
          <w:szCs w:val="18"/>
          <w:lang w:val="en-US"/>
        </w:rPr>
      </w:pPr>
      <w:del w:id="457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61F1E322" w14:textId="4EA04B2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72" w:author="Hitech" w:date="2025-06-20T21:38:00Z"/>
          <w:rFonts w:ascii="Consolas" w:hAnsi="Consolas"/>
          <w:sz w:val="18"/>
          <w:szCs w:val="18"/>
          <w:lang w:val="en-US"/>
        </w:rPr>
      </w:pPr>
      <w:del w:id="457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sum_days += elem.Kol_vo_days;</w:delText>
        </w:r>
      </w:del>
    </w:p>
    <w:p w14:paraId="17A38C43" w14:textId="766FE21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74" w:author="Hitech" w:date="2025-06-20T21:38:00Z"/>
          <w:rFonts w:ascii="Consolas" w:hAnsi="Consolas"/>
          <w:sz w:val="18"/>
          <w:szCs w:val="18"/>
          <w:lang w:val="en-US"/>
        </w:rPr>
      </w:pPr>
      <w:del w:id="457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784891F2" w14:textId="1A68F14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76" w:author="Hitech" w:date="2025-06-20T21:38:00Z"/>
          <w:rFonts w:ascii="Consolas" w:hAnsi="Consolas"/>
          <w:sz w:val="18"/>
          <w:szCs w:val="18"/>
          <w:lang w:val="en-US"/>
        </w:rPr>
      </w:pPr>
      <w:del w:id="457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foreach (var elem in list1)</w:delText>
        </w:r>
      </w:del>
    </w:p>
    <w:p w14:paraId="1313E62E" w14:textId="46FD082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78" w:author="Hitech" w:date="2025-06-20T21:38:00Z"/>
          <w:rFonts w:ascii="Consolas" w:hAnsi="Consolas"/>
          <w:sz w:val="18"/>
          <w:szCs w:val="18"/>
          <w:lang w:val="en-US"/>
        </w:rPr>
      </w:pPr>
      <w:del w:id="457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7D723086" w14:textId="742EDEC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80" w:author="Hitech" w:date="2025-06-20T21:38:00Z"/>
          <w:rFonts w:ascii="Consolas" w:hAnsi="Consolas"/>
          <w:sz w:val="18"/>
          <w:szCs w:val="18"/>
          <w:lang w:val="en-US"/>
        </w:rPr>
      </w:pPr>
      <w:del w:id="458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if (elem.list1.Count != 0)</w:delText>
        </w:r>
      </w:del>
    </w:p>
    <w:p w14:paraId="20BC7F44" w14:textId="4525D9A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82" w:author="Hitech" w:date="2025-06-20T21:38:00Z"/>
          <w:rFonts w:ascii="Consolas" w:hAnsi="Consolas"/>
          <w:sz w:val="18"/>
          <w:szCs w:val="18"/>
          <w:lang w:val="en-US"/>
        </w:rPr>
      </w:pPr>
      <w:del w:id="458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{</w:delText>
        </w:r>
      </w:del>
    </w:p>
    <w:p w14:paraId="7A6B0D78" w14:textId="581CAA1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84" w:author="Hitech" w:date="2025-06-20T21:38:00Z"/>
          <w:rFonts w:ascii="Consolas" w:hAnsi="Consolas"/>
          <w:sz w:val="18"/>
          <w:szCs w:val="18"/>
          <w:lang w:val="en-US"/>
        </w:rPr>
      </w:pPr>
      <w:del w:id="458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    sum += elem.Cost();</w:delText>
        </w:r>
      </w:del>
    </w:p>
    <w:p w14:paraId="77F0B684" w14:textId="705B251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86" w:author="Hitech" w:date="2025-06-20T21:38:00Z"/>
          <w:rFonts w:ascii="Consolas" w:hAnsi="Consolas"/>
          <w:sz w:val="18"/>
          <w:szCs w:val="18"/>
          <w:lang w:val="en-US"/>
        </w:rPr>
      </w:pPr>
      <w:del w:id="458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}</w:delText>
        </w:r>
      </w:del>
    </w:p>
    <w:p w14:paraId="6896E4F4" w14:textId="73A9ECF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88" w:author="Hitech" w:date="2025-06-20T21:38:00Z"/>
          <w:rFonts w:ascii="Consolas" w:hAnsi="Consolas"/>
          <w:sz w:val="18"/>
          <w:szCs w:val="18"/>
          <w:lang w:val="en-US"/>
        </w:rPr>
      </w:pPr>
      <w:del w:id="458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7FDA6058" w14:textId="53C0C60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90" w:author="Hitech" w:date="2025-06-20T21:38:00Z"/>
          <w:rFonts w:ascii="Consolas" w:hAnsi="Consolas"/>
          <w:sz w:val="18"/>
          <w:szCs w:val="18"/>
          <w:lang w:val="en-US"/>
        </w:rPr>
      </w:pPr>
      <w:del w:id="459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Console.WriteLine($"</w:delText>
        </w:r>
        <w:r w:rsidRPr="00B527B2" w:rsidDel="00B310DD">
          <w:rPr>
            <w:rFonts w:ascii="Consolas" w:hAnsi="Consolas"/>
            <w:sz w:val="18"/>
            <w:szCs w:val="18"/>
          </w:rPr>
          <w:delText>Общая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сумма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выплаченная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клиентами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равняется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{sum * sum_days} </w:delText>
        </w:r>
        <w:r w:rsidRPr="00B527B2" w:rsidDel="00B310DD">
          <w:rPr>
            <w:rFonts w:ascii="Consolas" w:hAnsi="Consolas"/>
            <w:sz w:val="18"/>
            <w:szCs w:val="18"/>
          </w:rPr>
          <w:delText>руб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.");</w:delText>
        </w:r>
      </w:del>
    </w:p>
    <w:p w14:paraId="77AF0BE6" w14:textId="792280E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92" w:author="Hitech" w:date="2025-06-20T21:38:00Z"/>
          <w:rFonts w:ascii="Consolas" w:hAnsi="Consolas"/>
          <w:sz w:val="18"/>
          <w:szCs w:val="18"/>
          <w:lang w:val="en-US"/>
        </w:rPr>
      </w:pPr>
      <w:del w:id="459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Console.Write("</w:delText>
        </w:r>
        <w:r w:rsidRPr="00B527B2" w:rsidDel="00B310DD">
          <w:rPr>
            <w:rFonts w:ascii="Consolas" w:hAnsi="Consolas"/>
            <w:sz w:val="18"/>
            <w:szCs w:val="18"/>
          </w:rPr>
          <w:delText>Хотите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продолжить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? ");</w:delText>
        </w:r>
      </w:del>
    </w:p>
    <w:p w14:paraId="1168612E" w14:textId="3BB9570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94" w:author="Hitech" w:date="2025-06-20T21:38:00Z"/>
          <w:rFonts w:ascii="Consolas" w:hAnsi="Consolas"/>
          <w:sz w:val="18"/>
          <w:szCs w:val="18"/>
          <w:lang w:val="en-US"/>
        </w:rPr>
      </w:pPr>
      <w:del w:id="459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string answer = Console.ReadLine();</w:delText>
        </w:r>
      </w:del>
    </w:p>
    <w:p w14:paraId="6C64E777" w14:textId="3FC4DC5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96" w:author="Hitech" w:date="2025-06-20T21:38:00Z"/>
          <w:rFonts w:ascii="Consolas" w:hAnsi="Consolas"/>
          <w:sz w:val="18"/>
          <w:szCs w:val="18"/>
          <w:lang w:val="en-US"/>
        </w:rPr>
      </w:pPr>
      <w:del w:id="459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if (answer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 || 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</w:delText>
        </w:r>
      </w:del>
    </w:p>
    <w:p w14:paraId="7610C48D" w14:textId="7E46F13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598" w:author="Hitech" w:date="2025-06-20T21:38:00Z"/>
          <w:rFonts w:ascii="Consolas" w:hAnsi="Consolas"/>
          <w:sz w:val="18"/>
          <w:szCs w:val="18"/>
          <w:lang w:val="en-US"/>
        </w:rPr>
      </w:pPr>
      <w:del w:id="459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7C514D08" w14:textId="467B1EA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00" w:author="Hitech" w:date="2025-06-20T21:38:00Z"/>
          <w:rFonts w:ascii="Consolas" w:hAnsi="Consolas"/>
          <w:sz w:val="18"/>
          <w:szCs w:val="18"/>
          <w:lang w:val="en-US"/>
        </w:rPr>
      </w:pPr>
      <w:del w:id="460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flag_number = false;</w:delText>
        </w:r>
      </w:del>
    </w:p>
    <w:p w14:paraId="560516D4" w14:textId="7C53B8C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02" w:author="Hitech" w:date="2025-06-20T21:38:00Z"/>
          <w:rFonts w:ascii="Consolas" w:hAnsi="Consolas"/>
          <w:sz w:val="18"/>
          <w:szCs w:val="18"/>
          <w:lang w:val="en-US"/>
        </w:rPr>
      </w:pPr>
      <w:del w:id="460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1C49A4A6" w14:textId="32E5499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04" w:author="Hitech" w:date="2025-06-20T21:38:00Z"/>
          <w:rFonts w:ascii="Consolas" w:hAnsi="Consolas"/>
          <w:sz w:val="18"/>
          <w:szCs w:val="18"/>
          <w:lang w:val="en-US"/>
        </w:rPr>
      </w:pPr>
      <w:del w:id="460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}</w:delText>
        </w:r>
      </w:del>
    </w:p>
    <w:p w14:paraId="503E41C8" w14:textId="2144296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06" w:author="Hitech" w:date="2025-06-20T21:38:00Z"/>
          <w:rFonts w:ascii="Consolas" w:hAnsi="Consolas"/>
          <w:sz w:val="18"/>
          <w:szCs w:val="18"/>
          <w:lang w:val="en-US"/>
        </w:rPr>
      </w:pPr>
      <w:del w:id="460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catch</w:delText>
        </w:r>
      </w:del>
    </w:p>
    <w:p w14:paraId="7F6E6873" w14:textId="4EF5133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08" w:author="Hitech" w:date="2025-06-20T21:38:00Z"/>
          <w:rFonts w:ascii="Consolas" w:hAnsi="Consolas"/>
          <w:sz w:val="18"/>
          <w:szCs w:val="18"/>
          <w:lang w:val="en-US"/>
        </w:rPr>
      </w:pPr>
      <w:del w:id="460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49A9F8F7" w14:textId="7C8BEC5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10" w:author="Hitech" w:date="2025-06-20T21:38:00Z"/>
          <w:rFonts w:ascii="Consolas" w:hAnsi="Consolas"/>
          <w:sz w:val="18"/>
          <w:szCs w:val="18"/>
          <w:lang w:val="en-US"/>
        </w:rPr>
      </w:pPr>
      <w:del w:id="461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Console.WriteLine("</w:delText>
        </w:r>
        <w:r w:rsidRPr="00B527B2" w:rsidDel="00B310DD">
          <w:rPr>
            <w:rFonts w:ascii="Consolas" w:hAnsi="Consolas"/>
            <w:sz w:val="18"/>
            <w:szCs w:val="18"/>
          </w:rPr>
          <w:delText>Ошибка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18C0F8DE" w14:textId="1EF7E70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12" w:author="Hitech" w:date="2025-06-20T21:38:00Z"/>
          <w:rFonts w:ascii="Consolas" w:hAnsi="Consolas"/>
          <w:sz w:val="18"/>
          <w:szCs w:val="18"/>
          <w:lang w:val="en-US"/>
        </w:rPr>
      </w:pPr>
      <w:del w:id="461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}</w:delText>
        </w:r>
      </w:del>
    </w:p>
    <w:p w14:paraId="3E182E05" w14:textId="2766F4C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14" w:author="Hitech" w:date="2025-06-20T21:38:00Z"/>
          <w:rFonts w:ascii="Consolas" w:hAnsi="Consolas"/>
          <w:sz w:val="18"/>
          <w:szCs w:val="18"/>
          <w:lang w:val="en-US"/>
        </w:rPr>
      </w:pPr>
      <w:del w:id="461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break;</w:delText>
        </w:r>
      </w:del>
    </w:p>
    <w:p w14:paraId="40AA59B2" w14:textId="33C8313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16" w:author="Hitech" w:date="2025-06-20T21:38:00Z"/>
          <w:rFonts w:ascii="Consolas" w:hAnsi="Consolas"/>
          <w:sz w:val="18"/>
          <w:szCs w:val="18"/>
          <w:lang w:val="en-US"/>
        </w:rPr>
      </w:pPr>
      <w:del w:id="461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case '5':flag_number = false;</w:delText>
        </w:r>
      </w:del>
    </w:p>
    <w:p w14:paraId="623FE05F" w14:textId="2215893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18" w:author="Hitech" w:date="2025-06-20T21:38:00Z"/>
          <w:rFonts w:ascii="Consolas" w:hAnsi="Consolas"/>
          <w:sz w:val="18"/>
          <w:szCs w:val="18"/>
          <w:lang w:val="en-US"/>
        </w:rPr>
      </w:pPr>
      <w:del w:id="461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break;</w:delText>
        </w:r>
      </w:del>
    </w:p>
    <w:p w14:paraId="478F8D21" w14:textId="2F3DC23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20" w:author="Hitech" w:date="2025-06-20T21:38:00Z"/>
          <w:rFonts w:ascii="Consolas" w:hAnsi="Consolas"/>
          <w:sz w:val="18"/>
          <w:szCs w:val="18"/>
          <w:lang w:val="en-US"/>
        </w:rPr>
      </w:pPr>
      <w:del w:id="462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default:</w:delText>
        </w:r>
      </w:del>
    </w:p>
    <w:p w14:paraId="6926050D" w14:textId="0877209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22" w:author="Hitech" w:date="2025-06-20T21:38:00Z"/>
          <w:rFonts w:ascii="Consolas" w:hAnsi="Consolas"/>
          <w:sz w:val="18"/>
          <w:szCs w:val="18"/>
          <w:lang w:val="en-US"/>
        </w:rPr>
      </w:pPr>
      <w:del w:id="462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Console.Clear();</w:delText>
        </w:r>
      </w:del>
    </w:p>
    <w:p w14:paraId="729CAA4C" w14:textId="5D2963D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24" w:author="Hitech" w:date="2025-06-20T21:38:00Z"/>
          <w:rFonts w:ascii="Consolas" w:hAnsi="Consolas"/>
          <w:sz w:val="18"/>
          <w:szCs w:val="18"/>
          <w:lang w:val="en-US"/>
        </w:rPr>
      </w:pPr>
      <w:del w:id="462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Console.ForegroundColor = ConsoleColor.Red;</w:delText>
        </w:r>
      </w:del>
    </w:p>
    <w:p w14:paraId="7F3E18FF" w14:textId="6745A76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26" w:author="Hitech" w:date="2025-06-20T21:38:00Z"/>
          <w:rFonts w:ascii="Consolas" w:hAnsi="Consolas"/>
          <w:sz w:val="18"/>
          <w:szCs w:val="18"/>
        </w:rPr>
      </w:pPr>
      <w:del w:id="462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</w:delText>
        </w:r>
        <w:r w:rsidRPr="00B527B2" w:rsidDel="00B310DD">
          <w:rPr>
            <w:rFonts w:ascii="Consolas" w:hAnsi="Consolas"/>
            <w:sz w:val="18"/>
            <w:szCs w:val="18"/>
          </w:rPr>
          <w:delText>Console.WriteLine("Ошибка попробуйте еще раз");</w:delText>
        </w:r>
      </w:del>
    </w:p>
    <w:p w14:paraId="0C51E45A" w14:textId="52ACFBA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28" w:author="Hitech" w:date="2025-06-20T21:38:00Z"/>
          <w:rFonts w:ascii="Consolas" w:hAnsi="Consolas"/>
          <w:sz w:val="18"/>
          <w:szCs w:val="18"/>
          <w:lang w:val="en-US"/>
        </w:rPr>
      </w:pPr>
      <w:del w:id="4629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Console.ResetColor();</w:delText>
        </w:r>
      </w:del>
    </w:p>
    <w:p w14:paraId="3CB211F5" w14:textId="513FB02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30" w:author="Hitech" w:date="2025-06-20T21:38:00Z"/>
          <w:rFonts w:ascii="Consolas" w:hAnsi="Consolas"/>
          <w:sz w:val="18"/>
          <w:szCs w:val="18"/>
          <w:lang w:val="en-US"/>
        </w:rPr>
      </w:pPr>
      <w:del w:id="463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break;</w:delText>
        </w:r>
      </w:del>
    </w:p>
    <w:p w14:paraId="1667C5DD" w14:textId="1355AAA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32" w:author="Hitech" w:date="2025-06-20T21:38:00Z"/>
          <w:rFonts w:ascii="Consolas" w:hAnsi="Consolas"/>
          <w:sz w:val="18"/>
          <w:szCs w:val="18"/>
          <w:lang w:val="en-US"/>
        </w:rPr>
      </w:pPr>
      <w:del w:id="463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}</w:delText>
        </w:r>
      </w:del>
    </w:p>
    <w:p w14:paraId="261E6B4E" w14:textId="587F898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34" w:author="Hitech" w:date="2025-06-20T21:38:00Z"/>
          <w:rFonts w:ascii="Consolas" w:hAnsi="Consolas"/>
          <w:sz w:val="18"/>
          <w:szCs w:val="18"/>
          <w:lang w:val="en-US"/>
        </w:rPr>
      </w:pPr>
      <w:del w:id="463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}</w:delText>
        </w:r>
      </w:del>
    </w:p>
    <w:p w14:paraId="780755C4" w14:textId="2FCBCBD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36" w:author="Hitech" w:date="2025-06-20T21:38:00Z"/>
          <w:rFonts w:ascii="Consolas" w:hAnsi="Consolas"/>
          <w:sz w:val="18"/>
          <w:szCs w:val="18"/>
          <w:lang w:val="en-US"/>
        </w:rPr>
      </w:pPr>
      <w:del w:id="463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break;</w:delText>
        </w:r>
      </w:del>
    </w:p>
    <w:p w14:paraId="4C723684" w14:textId="3858FCF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38" w:author="Hitech" w:date="2025-06-20T21:38:00Z"/>
          <w:rFonts w:ascii="Consolas" w:hAnsi="Consolas"/>
          <w:sz w:val="18"/>
          <w:szCs w:val="18"/>
          <w:lang w:val="en-US"/>
        </w:rPr>
      </w:pPr>
      <w:del w:id="463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case '2':</w:delText>
        </w:r>
      </w:del>
    </w:p>
    <w:p w14:paraId="54A23899" w14:textId="48ED1FC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40" w:author="Hitech" w:date="2025-06-20T21:38:00Z"/>
          <w:rFonts w:ascii="Consolas" w:hAnsi="Consolas"/>
          <w:sz w:val="18"/>
          <w:szCs w:val="18"/>
          <w:lang w:val="en-US"/>
        </w:rPr>
      </w:pPr>
      <w:del w:id="464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bool flag_client = true;</w:delText>
        </w:r>
      </w:del>
    </w:p>
    <w:p w14:paraId="6E622CD5" w14:textId="302DCC3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42" w:author="Hitech" w:date="2025-06-20T21:38:00Z"/>
          <w:rFonts w:ascii="Consolas" w:hAnsi="Consolas"/>
          <w:sz w:val="18"/>
          <w:szCs w:val="18"/>
          <w:lang w:val="en-US"/>
        </w:rPr>
      </w:pPr>
      <w:del w:id="464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while(flag_client)</w:delText>
        </w:r>
      </w:del>
    </w:p>
    <w:p w14:paraId="475ECCC2" w14:textId="67FFC3B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44" w:author="Hitech" w:date="2025-06-20T21:38:00Z"/>
          <w:rFonts w:ascii="Consolas" w:hAnsi="Consolas"/>
          <w:sz w:val="18"/>
          <w:szCs w:val="18"/>
          <w:lang w:val="en-US"/>
        </w:rPr>
      </w:pPr>
      <w:del w:id="464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{</w:delText>
        </w:r>
      </w:del>
    </w:p>
    <w:p w14:paraId="1AE1FF2D" w14:textId="5A04926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46" w:author="Hitech" w:date="2025-06-20T21:38:00Z"/>
          <w:rFonts w:ascii="Consolas" w:hAnsi="Consolas"/>
          <w:sz w:val="18"/>
          <w:szCs w:val="18"/>
          <w:lang w:val="en-US"/>
        </w:rPr>
      </w:pPr>
      <w:del w:id="464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Console.Clear();</w:delText>
        </w:r>
      </w:del>
    </w:p>
    <w:p w14:paraId="6B072CE0" w14:textId="7C727A5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48" w:author="Hitech" w:date="2025-06-20T21:38:00Z"/>
          <w:rFonts w:ascii="Consolas" w:hAnsi="Consolas"/>
          <w:sz w:val="18"/>
          <w:szCs w:val="18"/>
          <w:lang w:val="en-US"/>
        </w:rPr>
      </w:pPr>
      <w:del w:id="464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Console.ForegroundColor = ConsoleColor.DarkYellow;</w:delText>
        </w:r>
      </w:del>
    </w:p>
    <w:p w14:paraId="0D516AD0" w14:textId="74AD8B1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50" w:author="Hitech" w:date="2025-06-20T21:38:00Z"/>
          <w:rFonts w:ascii="Consolas" w:hAnsi="Consolas"/>
          <w:sz w:val="18"/>
          <w:szCs w:val="18"/>
        </w:rPr>
      </w:pPr>
      <w:del w:id="465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</w:delText>
        </w:r>
        <w:r w:rsidRPr="00B527B2" w:rsidDel="00B310DD">
          <w:rPr>
            <w:rFonts w:ascii="Consolas" w:hAnsi="Consolas"/>
            <w:sz w:val="18"/>
            <w:szCs w:val="18"/>
          </w:rPr>
          <w:delText>Console.WriteLine("[1] Вывод информации о клиентах");</w:delText>
        </w:r>
      </w:del>
    </w:p>
    <w:p w14:paraId="077B7486" w14:textId="00C9D0D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52" w:author="Hitech" w:date="2025-06-20T21:38:00Z"/>
          <w:rFonts w:ascii="Consolas" w:hAnsi="Consolas"/>
          <w:sz w:val="18"/>
          <w:szCs w:val="18"/>
        </w:rPr>
      </w:pPr>
      <w:del w:id="4653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Console.WriteLine("[2] Список клиентов,прибывших из указанного города");</w:delText>
        </w:r>
      </w:del>
    </w:p>
    <w:p w14:paraId="2631ECAF" w14:textId="595D766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54" w:author="Hitech" w:date="2025-06-20T21:38:00Z"/>
          <w:rFonts w:ascii="Consolas" w:hAnsi="Consolas"/>
          <w:sz w:val="18"/>
          <w:szCs w:val="18"/>
        </w:rPr>
      </w:pPr>
      <w:del w:id="4655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Console.WriteLine("[3] Клиенты проживающие в одноместных номерах");</w:delText>
        </w:r>
      </w:del>
    </w:p>
    <w:p w14:paraId="6451AB4C" w14:textId="68A816D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56" w:author="Hitech" w:date="2025-06-20T21:38:00Z"/>
          <w:rFonts w:ascii="Consolas" w:hAnsi="Consolas"/>
          <w:sz w:val="18"/>
          <w:szCs w:val="18"/>
        </w:rPr>
      </w:pPr>
      <w:del w:id="4657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Console.WriteLine("[4] Выход в главное меню");</w:delText>
        </w:r>
      </w:del>
    </w:p>
    <w:p w14:paraId="2C256584" w14:textId="063D430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58" w:author="Hitech" w:date="2025-06-20T21:38:00Z"/>
          <w:rFonts w:ascii="Consolas" w:hAnsi="Consolas"/>
          <w:sz w:val="18"/>
          <w:szCs w:val="18"/>
          <w:lang w:val="en-US"/>
        </w:rPr>
      </w:pPr>
      <w:del w:id="4659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Console.ResetColor();</w:delText>
        </w:r>
      </w:del>
    </w:p>
    <w:p w14:paraId="31B449CD" w14:textId="77411A5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60" w:author="Hitech" w:date="2025-06-20T21:38:00Z"/>
          <w:rFonts w:ascii="Consolas" w:hAnsi="Consolas"/>
          <w:sz w:val="18"/>
          <w:szCs w:val="18"/>
          <w:lang w:val="en-US"/>
        </w:rPr>
      </w:pPr>
      <w:del w:id="466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switch(Console.ReadKey(true).KeyChar)</w:delText>
        </w:r>
      </w:del>
    </w:p>
    <w:p w14:paraId="6C8016EF" w14:textId="179B66C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62" w:author="Hitech" w:date="2025-06-20T21:38:00Z"/>
          <w:rFonts w:ascii="Consolas" w:hAnsi="Consolas"/>
          <w:sz w:val="18"/>
          <w:szCs w:val="18"/>
          <w:lang w:val="en-US"/>
        </w:rPr>
      </w:pPr>
      <w:del w:id="466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{</w:delText>
        </w:r>
      </w:del>
    </w:p>
    <w:p w14:paraId="08FCCA62" w14:textId="3FC3842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64" w:author="Hitech" w:date="2025-06-20T21:38:00Z"/>
          <w:rFonts w:ascii="Consolas" w:hAnsi="Consolas"/>
          <w:sz w:val="18"/>
          <w:szCs w:val="18"/>
          <w:lang w:val="en-US"/>
        </w:rPr>
      </w:pPr>
      <w:del w:id="466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case '1':</w:delText>
        </w:r>
      </w:del>
    </w:p>
    <w:p w14:paraId="64ECD94E" w14:textId="4AB11F5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66" w:author="Hitech" w:date="2025-06-20T21:38:00Z"/>
          <w:rFonts w:ascii="Consolas" w:hAnsi="Consolas"/>
          <w:sz w:val="18"/>
          <w:szCs w:val="18"/>
          <w:lang w:val="en-US"/>
        </w:rPr>
      </w:pPr>
      <w:del w:id="466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try</w:delText>
        </w:r>
      </w:del>
    </w:p>
    <w:p w14:paraId="6D597F04" w14:textId="741810E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68" w:author="Hitech" w:date="2025-06-20T21:38:00Z"/>
          <w:rFonts w:ascii="Consolas" w:hAnsi="Consolas"/>
          <w:sz w:val="18"/>
          <w:szCs w:val="18"/>
          <w:lang w:val="en-US"/>
        </w:rPr>
      </w:pPr>
      <w:del w:id="466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1D6ABC0F" w14:textId="5A4E0D4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70" w:author="Hitech" w:date="2025-06-20T21:38:00Z"/>
          <w:rFonts w:ascii="Consolas" w:hAnsi="Consolas"/>
          <w:sz w:val="18"/>
          <w:szCs w:val="18"/>
          <w:lang w:val="en-US"/>
        </w:rPr>
      </w:pPr>
      <w:del w:id="467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Console.Clear();</w:delText>
        </w:r>
      </w:del>
    </w:p>
    <w:p w14:paraId="22BD4BD1" w14:textId="7F5FDA5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72" w:author="Hitech" w:date="2025-06-20T21:38:00Z"/>
          <w:rFonts w:ascii="Consolas" w:hAnsi="Consolas"/>
          <w:sz w:val="18"/>
          <w:szCs w:val="18"/>
          <w:lang w:val="en-US"/>
        </w:rPr>
      </w:pPr>
      <w:del w:id="467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foreach (var elem in list2)</w:delText>
        </w:r>
      </w:del>
    </w:p>
    <w:p w14:paraId="53124586" w14:textId="1B4755D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74" w:author="Hitech" w:date="2025-06-20T21:38:00Z"/>
          <w:rFonts w:ascii="Consolas" w:hAnsi="Consolas"/>
          <w:sz w:val="18"/>
          <w:szCs w:val="18"/>
          <w:lang w:val="en-US"/>
        </w:rPr>
      </w:pPr>
      <w:del w:id="467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7F021325" w14:textId="1AB572E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76" w:author="Hitech" w:date="2025-06-20T21:38:00Z"/>
          <w:rFonts w:ascii="Consolas" w:hAnsi="Consolas"/>
          <w:sz w:val="18"/>
          <w:szCs w:val="18"/>
          <w:lang w:val="en-US"/>
        </w:rPr>
      </w:pPr>
      <w:del w:id="467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elem.PrintClient();</w:delText>
        </w:r>
      </w:del>
    </w:p>
    <w:p w14:paraId="0DA5811C" w14:textId="1F9C742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78" w:author="Hitech" w:date="2025-06-20T21:38:00Z"/>
          <w:rFonts w:ascii="Consolas" w:hAnsi="Consolas"/>
          <w:sz w:val="18"/>
          <w:szCs w:val="18"/>
          <w:lang w:val="en-US"/>
        </w:rPr>
      </w:pPr>
      <w:del w:id="467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2156BCA8" w14:textId="695C41A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80" w:author="Hitech" w:date="2025-06-20T21:38:00Z"/>
          <w:rFonts w:ascii="Consolas" w:hAnsi="Consolas"/>
          <w:sz w:val="18"/>
          <w:szCs w:val="18"/>
          <w:lang w:val="en-US"/>
        </w:rPr>
      </w:pPr>
      <w:del w:id="468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Console.Write("</w:delText>
        </w:r>
        <w:r w:rsidRPr="00B527B2" w:rsidDel="00B310DD">
          <w:rPr>
            <w:rFonts w:ascii="Consolas" w:hAnsi="Consolas"/>
            <w:sz w:val="18"/>
            <w:szCs w:val="18"/>
          </w:rPr>
          <w:delText>Хотите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продолжить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? ");</w:delText>
        </w:r>
      </w:del>
    </w:p>
    <w:p w14:paraId="17903653" w14:textId="134FC11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82" w:author="Hitech" w:date="2025-06-20T21:38:00Z"/>
          <w:rFonts w:ascii="Consolas" w:hAnsi="Consolas"/>
          <w:sz w:val="18"/>
          <w:szCs w:val="18"/>
          <w:lang w:val="en-US"/>
        </w:rPr>
      </w:pPr>
      <w:del w:id="468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string answer = Console.ReadLine();</w:delText>
        </w:r>
      </w:del>
    </w:p>
    <w:p w14:paraId="1280D7F6" w14:textId="1F89053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84" w:author="Hitech" w:date="2025-06-20T21:38:00Z"/>
          <w:rFonts w:ascii="Consolas" w:hAnsi="Consolas"/>
          <w:sz w:val="18"/>
          <w:szCs w:val="18"/>
          <w:lang w:val="en-US"/>
        </w:rPr>
      </w:pPr>
      <w:del w:id="468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if (answer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 || 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</w:delText>
        </w:r>
      </w:del>
    </w:p>
    <w:p w14:paraId="73E9A89E" w14:textId="66998B0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86" w:author="Hitech" w:date="2025-06-20T21:38:00Z"/>
          <w:rFonts w:ascii="Consolas" w:hAnsi="Consolas"/>
          <w:sz w:val="18"/>
          <w:szCs w:val="18"/>
          <w:lang w:val="en-US"/>
        </w:rPr>
      </w:pPr>
      <w:del w:id="468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65F6B4B3" w14:textId="2B76B3E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88" w:author="Hitech" w:date="2025-06-20T21:38:00Z"/>
          <w:rFonts w:ascii="Consolas" w:hAnsi="Consolas"/>
          <w:sz w:val="18"/>
          <w:szCs w:val="18"/>
          <w:lang w:val="en-US"/>
        </w:rPr>
      </w:pPr>
      <w:del w:id="468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flag_client = false;</w:delText>
        </w:r>
      </w:del>
    </w:p>
    <w:p w14:paraId="447F283E" w14:textId="03DF84A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90" w:author="Hitech" w:date="2025-06-20T21:38:00Z"/>
          <w:rFonts w:ascii="Consolas" w:hAnsi="Consolas"/>
          <w:sz w:val="18"/>
          <w:szCs w:val="18"/>
          <w:lang w:val="en-US"/>
        </w:rPr>
      </w:pPr>
      <w:del w:id="469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5D37BDF8" w14:textId="30F099D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92" w:author="Hitech" w:date="2025-06-20T21:38:00Z"/>
          <w:rFonts w:ascii="Consolas" w:hAnsi="Consolas"/>
          <w:sz w:val="18"/>
          <w:szCs w:val="18"/>
          <w:lang w:val="en-US"/>
        </w:rPr>
      </w:pPr>
      <w:del w:id="469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}</w:delText>
        </w:r>
      </w:del>
    </w:p>
    <w:p w14:paraId="3E7FBF11" w14:textId="194A962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94" w:author="Hitech" w:date="2025-06-20T21:38:00Z"/>
          <w:rFonts w:ascii="Consolas" w:hAnsi="Consolas"/>
          <w:sz w:val="18"/>
          <w:szCs w:val="18"/>
          <w:lang w:val="en-US"/>
        </w:rPr>
      </w:pPr>
      <w:del w:id="469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catch</w:delText>
        </w:r>
      </w:del>
    </w:p>
    <w:p w14:paraId="45D1BF33" w14:textId="19A3A36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96" w:author="Hitech" w:date="2025-06-20T21:38:00Z"/>
          <w:rFonts w:ascii="Consolas" w:hAnsi="Consolas"/>
          <w:sz w:val="18"/>
          <w:szCs w:val="18"/>
          <w:lang w:val="en-US"/>
        </w:rPr>
      </w:pPr>
      <w:del w:id="469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1AA0E112" w14:textId="54823751" w:rsidR="005F2C19" w:rsidRPr="001F3524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698" w:author="Hitech" w:date="2025-06-20T21:38:00Z"/>
          <w:rFonts w:ascii="Consolas" w:hAnsi="Consolas"/>
          <w:sz w:val="18"/>
          <w:szCs w:val="18"/>
        </w:rPr>
      </w:pPr>
      <w:del w:id="469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</w:delText>
        </w:r>
        <w:r w:rsidRPr="001F3524" w:rsidDel="00B310DD">
          <w:rPr>
            <w:rFonts w:ascii="Consolas" w:hAnsi="Consolas"/>
            <w:sz w:val="18"/>
            <w:szCs w:val="18"/>
          </w:rPr>
          <w:delText>.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WriteLine</w:delText>
        </w:r>
        <w:r w:rsidRPr="001F3524" w:rsidDel="00B310DD">
          <w:rPr>
            <w:rFonts w:ascii="Consolas" w:hAnsi="Consolas"/>
            <w:sz w:val="18"/>
            <w:szCs w:val="18"/>
          </w:rPr>
          <w:delText>("</w:delText>
        </w:r>
        <w:r w:rsidRPr="00B527B2" w:rsidDel="00B310DD">
          <w:rPr>
            <w:rFonts w:ascii="Consolas" w:hAnsi="Consolas"/>
            <w:sz w:val="18"/>
            <w:szCs w:val="18"/>
          </w:rPr>
          <w:delText>Ошибка</w:delText>
        </w:r>
        <w:r w:rsidRPr="001F3524" w:rsidDel="00B310DD">
          <w:rPr>
            <w:rFonts w:ascii="Consolas" w:hAnsi="Consolas"/>
            <w:sz w:val="18"/>
            <w:szCs w:val="18"/>
          </w:rPr>
          <w:delText>,</w:delText>
        </w:r>
        <w:r w:rsidRPr="00B527B2" w:rsidDel="00B310DD">
          <w:rPr>
            <w:rFonts w:ascii="Consolas" w:hAnsi="Consolas"/>
            <w:sz w:val="18"/>
            <w:szCs w:val="18"/>
          </w:rPr>
          <w:delText>попробуйте</w:delText>
        </w:r>
        <w:r w:rsidRPr="001F3524" w:rsidDel="00B310DD">
          <w:rPr>
            <w:rFonts w:ascii="Consolas" w:hAnsi="Consolas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еще</w:delText>
        </w:r>
        <w:r w:rsidRPr="001F3524" w:rsidDel="00B310DD">
          <w:rPr>
            <w:rFonts w:ascii="Consolas" w:hAnsi="Consolas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раз</w:delText>
        </w:r>
        <w:r w:rsidRPr="001F3524" w:rsidDel="00B310DD">
          <w:rPr>
            <w:rFonts w:ascii="Consolas" w:hAnsi="Consolas"/>
            <w:sz w:val="18"/>
            <w:szCs w:val="18"/>
          </w:rPr>
          <w:delText>");</w:delText>
        </w:r>
      </w:del>
    </w:p>
    <w:p w14:paraId="28E72557" w14:textId="2D12CB9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00" w:author="Hitech" w:date="2025-06-20T21:38:00Z"/>
          <w:rFonts w:ascii="Consolas" w:hAnsi="Consolas"/>
          <w:sz w:val="18"/>
          <w:szCs w:val="18"/>
          <w:lang w:val="en-US"/>
        </w:rPr>
      </w:pPr>
      <w:del w:id="4701" w:author="Hitech" w:date="2025-06-20T21:38:00Z">
        <w:r w:rsidRPr="001F3524" w:rsidDel="00B310DD">
          <w:rPr>
            <w:rFonts w:ascii="Consolas" w:hAnsi="Consolas"/>
            <w:sz w:val="18"/>
            <w:szCs w:val="18"/>
          </w:rPr>
          <w:delText xml:space="preserve">                    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}</w:delText>
        </w:r>
      </w:del>
    </w:p>
    <w:p w14:paraId="46903E1E" w14:textId="4518AAC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02" w:author="Hitech" w:date="2025-06-20T21:38:00Z"/>
          <w:rFonts w:ascii="Consolas" w:hAnsi="Consolas"/>
          <w:sz w:val="18"/>
          <w:szCs w:val="18"/>
          <w:lang w:val="en-US"/>
        </w:rPr>
      </w:pPr>
      <w:del w:id="470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break;</w:delText>
        </w:r>
      </w:del>
    </w:p>
    <w:p w14:paraId="26ABD1A0" w14:textId="5E5D89F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04" w:author="Hitech" w:date="2025-06-20T21:38:00Z"/>
          <w:rFonts w:ascii="Consolas" w:hAnsi="Consolas"/>
          <w:sz w:val="18"/>
          <w:szCs w:val="18"/>
          <w:lang w:val="en-US"/>
        </w:rPr>
      </w:pPr>
      <w:del w:id="470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case '2':</w:delText>
        </w:r>
      </w:del>
    </w:p>
    <w:p w14:paraId="2895C0F7" w14:textId="38FAF96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06" w:author="Hitech" w:date="2025-06-20T21:38:00Z"/>
          <w:rFonts w:ascii="Consolas" w:hAnsi="Consolas"/>
          <w:sz w:val="18"/>
          <w:szCs w:val="18"/>
          <w:lang w:val="en-US"/>
        </w:rPr>
      </w:pPr>
      <w:del w:id="470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try</w:delText>
        </w:r>
      </w:del>
    </w:p>
    <w:p w14:paraId="14189568" w14:textId="0F3EB25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08" w:author="Hitech" w:date="2025-06-20T21:38:00Z"/>
          <w:rFonts w:ascii="Consolas" w:hAnsi="Consolas"/>
          <w:sz w:val="18"/>
          <w:szCs w:val="18"/>
          <w:lang w:val="en-US"/>
        </w:rPr>
      </w:pPr>
      <w:del w:id="470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0E2869D0" w14:textId="734CB03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10" w:author="Hitech" w:date="2025-06-20T21:38:00Z"/>
          <w:rFonts w:ascii="Consolas" w:hAnsi="Consolas"/>
          <w:sz w:val="18"/>
          <w:szCs w:val="18"/>
          <w:lang w:val="en-US"/>
        </w:rPr>
      </w:pPr>
      <w:del w:id="471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Console.Clear();</w:delText>
        </w:r>
      </w:del>
    </w:p>
    <w:p w14:paraId="3F6FF86D" w14:textId="6010E41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12" w:author="Hitech" w:date="2025-06-20T21:38:00Z"/>
          <w:rFonts w:ascii="Consolas" w:hAnsi="Consolas"/>
          <w:sz w:val="18"/>
          <w:szCs w:val="18"/>
          <w:lang w:val="en-US"/>
        </w:rPr>
      </w:pPr>
      <w:del w:id="471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Client.City(list2);</w:delText>
        </w:r>
      </w:del>
    </w:p>
    <w:p w14:paraId="459A395A" w14:textId="1BC3E71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14" w:author="Hitech" w:date="2025-06-20T21:38:00Z"/>
          <w:rFonts w:ascii="Consolas" w:hAnsi="Consolas"/>
          <w:sz w:val="18"/>
          <w:szCs w:val="18"/>
          <w:lang w:val="en-US"/>
        </w:rPr>
      </w:pPr>
      <w:del w:id="471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Console.Write("</w:delText>
        </w:r>
        <w:r w:rsidRPr="00B527B2" w:rsidDel="00B310DD">
          <w:rPr>
            <w:rFonts w:ascii="Consolas" w:hAnsi="Consolas"/>
            <w:sz w:val="18"/>
            <w:szCs w:val="18"/>
          </w:rPr>
          <w:delText>Хотите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продолжить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? ");</w:delText>
        </w:r>
      </w:del>
    </w:p>
    <w:p w14:paraId="4896FDAC" w14:textId="163819E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16" w:author="Hitech" w:date="2025-06-20T21:38:00Z"/>
          <w:rFonts w:ascii="Consolas" w:hAnsi="Consolas"/>
          <w:sz w:val="18"/>
          <w:szCs w:val="18"/>
          <w:lang w:val="en-US"/>
        </w:rPr>
      </w:pPr>
      <w:del w:id="471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string answer = Console.ReadLine();</w:delText>
        </w:r>
      </w:del>
    </w:p>
    <w:p w14:paraId="638E905D" w14:textId="79B9AD8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18" w:author="Hitech" w:date="2025-06-20T21:38:00Z"/>
          <w:rFonts w:ascii="Consolas" w:hAnsi="Consolas"/>
          <w:sz w:val="18"/>
          <w:szCs w:val="18"/>
          <w:lang w:val="en-US"/>
        </w:rPr>
      </w:pPr>
      <w:del w:id="471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if (answer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 || 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</w:delText>
        </w:r>
      </w:del>
    </w:p>
    <w:p w14:paraId="6F453AAA" w14:textId="634256D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20" w:author="Hitech" w:date="2025-06-20T21:38:00Z"/>
          <w:rFonts w:ascii="Consolas" w:hAnsi="Consolas"/>
          <w:sz w:val="18"/>
          <w:szCs w:val="18"/>
          <w:lang w:val="en-US"/>
        </w:rPr>
      </w:pPr>
      <w:del w:id="472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4DE887C3" w14:textId="2A20299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22" w:author="Hitech" w:date="2025-06-20T21:38:00Z"/>
          <w:rFonts w:ascii="Consolas" w:hAnsi="Consolas"/>
          <w:sz w:val="18"/>
          <w:szCs w:val="18"/>
          <w:lang w:val="en-US"/>
        </w:rPr>
      </w:pPr>
      <w:del w:id="472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flag_client = false;</w:delText>
        </w:r>
      </w:del>
    </w:p>
    <w:p w14:paraId="6CAD355B" w14:textId="2EE9422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24" w:author="Hitech" w:date="2025-06-20T21:38:00Z"/>
          <w:rFonts w:ascii="Consolas" w:hAnsi="Consolas"/>
          <w:sz w:val="18"/>
          <w:szCs w:val="18"/>
          <w:lang w:val="en-US"/>
        </w:rPr>
      </w:pPr>
      <w:del w:id="472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4BE4C504" w14:textId="459AD18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26" w:author="Hitech" w:date="2025-06-20T21:38:00Z"/>
          <w:rFonts w:ascii="Consolas" w:hAnsi="Consolas"/>
          <w:sz w:val="18"/>
          <w:szCs w:val="18"/>
          <w:lang w:val="en-US"/>
        </w:rPr>
      </w:pPr>
      <w:del w:id="472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}</w:delText>
        </w:r>
      </w:del>
    </w:p>
    <w:p w14:paraId="22670618" w14:textId="5F64938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28" w:author="Hitech" w:date="2025-06-20T21:38:00Z"/>
          <w:rFonts w:ascii="Consolas" w:hAnsi="Consolas"/>
          <w:sz w:val="18"/>
          <w:szCs w:val="18"/>
          <w:lang w:val="en-US"/>
        </w:rPr>
      </w:pPr>
      <w:del w:id="472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catch</w:delText>
        </w:r>
      </w:del>
    </w:p>
    <w:p w14:paraId="65617FD0" w14:textId="307BEB4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30" w:author="Hitech" w:date="2025-06-20T21:38:00Z"/>
          <w:rFonts w:ascii="Consolas" w:hAnsi="Consolas"/>
          <w:sz w:val="18"/>
          <w:szCs w:val="18"/>
          <w:lang w:val="en-US"/>
        </w:rPr>
      </w:pPr>
      <w:del w:id="473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68713822" w14:textId="74EC601E" w:rsidR="005F2C19" w:rsidRPr="001F3524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32" w:author="Hitech" w:date="2025-06-20T21:38:00Z"/>
          <w:rFonts w:ascii="Consolas" w:hAnsi="Consolas"/>
          <w:sz w:val="18"/>
          <w:szCs w:val="18"/>
        </w:rPr>
      </w:pPr>
      <w:del w:id="473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</w:delText>
        </w:r>
        <w:r w:rsidRPr="001F3524" w:rsidDel="00B310DD">
          <w:rPr>
            <w:rFonts w:ascii="Consolas" w:hAnsi="Consolas"/>
            <w:sz w:val="18"/>
            <w:szCs w:val="18"/>
          </w:rPr>
          <w:delText>.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WriteLine</w:delText>
        </w:r>
        <w:r w:rsidRPr="001F3524" w:rsidDel="00B310DD">
          <w:rPr>
            <w:rFonts w:ascii="Consolas" w:hAnsi="Consolas"/>
            <w:sz w:val="18"/>
            <w:szCs w:val="18"/>
          </w:rPr>
          <w:delText>("</w:delText>
        </w:r>
        <w:r w:rsidRPr="00B527B2" w:rsidDel="00B310DD">
          <w:rPr>
            <w:rFonts w:ascii="Consolas" w:hAnsi="Consolas"/>
            <w:sz w:val="18"/>
            <w:szCs w:val="18"/>
          </w:rPr>
          <w:delText>Ошибка</w:delText>
        </w:r>
        <w:r w:rsidRPr="001F3524" w:rsidDel="00B310DD">
          <w:rPr>
            <w:rFonts w:ascii="Consolas" w:hAnsi="Consolas"/>
            <w:sz w:val="18"/>
            <w:szCs w:val="18"/>
          </w:rPr>
          <w:delText>,</w:delText>
        </w:r>
        <w:r w:rsidRPr="00B527B2" w:rsidDel="00B310DD">
          <w:rPr>
            <w:rFonts w:ascii="Consolas" w:hAnsi="Consolas"/>
            <w:sz w:val="18"/>
            <w:szCs w:val="18"/>
          </w:rPr>
          <w:delText>попробуйте</w:delText>
        </w:r>
        <w:r w:rsidRPr="001F3524" w:rsidDel="00B310DD">
          <w:rPr>
            <w:rFonts w:ascii="Consolas" w:hAnsi="Consolas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еще</w:delText>
        </w:r>
        <w:r w:rsidRPr="001F3524" w:rsidDel="00B310DD">
          <w:rPr>
            <w:rFonts w:ascii="Consolas" w:hAnsi="Consolas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раз</w:delText>
        </w:r>
        <w:r w:rsidRPr="001F3524" w:rsidDel="00B310DD">
          <w:rPr>
            <w:rFonts w:ascii="Consolas" w:hAnsi="Consolas"/>
            <w:sz w:val="18"/>
            <w:szCs w:val="18"/>
          </w:rPr>
          <w:delText>");</w:delText>
        </w:r>
      </w:del>
    </w:p>
    <w:p w14:paraId="5A836DEE" w14:textId="5DDFD37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34" w:author="Hitech" w:date="2025-06-20T21:38:00Z"/>
          <w:rFonts w:ascii="Consolas" w:hAnsi="Consolas"/>
          <w:sz w:val="18"/>
          <w:szCs w:val="18"/>
          <w:lang w:val="en-US"/>
        </w:rPr>
      </w:pPr>
      <w:del w:id="4735" w:author="Hitech" w:date="2025-06-20T21:38:00Z">
        <w:r w:rsidRPr="001F3524" w:rsidDel="00B310DD">
          <w:rPr>
            <w:rFonts w:ascii="Consolas" w:hAnsi="Consolas"/>
            <w:sz w:val="18"/>
            <w:szCs w:val="18"/>
          </w:rPr>
          <w:delText xml:space="preserve">                    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}</w:delText>
        </w:r>
      </w:del>
    </w:p>
    <w:p w14:paraId="7F1D2DC8" w14:textId="6EC1984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36" w:author="Hitech" w:date="2025-06-20T21:38:00Z"/>
          <w:rFonts w:ascii="Consolas" w:hAnsi="Consolas"/>
          <w:sz w:val="18"/>
          <w:szCs w:val="18"/>
          <w:lang w:val="en-US"/>
        </w:rPr>
      </w:pPr>
      <w:del w:id="473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break;</w:delText>
        </w:r>
      </w:del>
    </w:p>
    <w:p w14:paraId="1D724832" w14:textId="13FB161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38" w:author="Hitech" w:date="2025-06-20T21:38:00Z"/>
          <w:rFonts w:ascii="Consolas" w:hAnsi="Consolas"/>
          <w:sz w:val="18"/>
          <w:szCs w:val="18"/>
          <w:lang w:val="en-US"/>
        </w:rPr>
      </w:pPr>
      <w:del w:id="473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case '3':</w:delText>
        </w:r>
      </w:del>
    </w:p>
    <w:p w14:paraId="4448676D" w14:textId="228C0D0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40" w:author="Hitech" w:date="2025-06-20T21:38:00Z"/>
          <w:rFonts w:ascii="Consolas" w:hAnsi="Consolas"/>
          <w:sz w:val="18"/>
          <w:szCs w:val="18"/>
          <w:lang w:val="en-US"/>
        </w:rPr>
      </w:pPr>
      <w:del w:id="474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try</w:delText>
        </w:r>
      </w:del>
    </w:p>
    <w:p w14:paraId="28B4A275" w14:textId="71DBE19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42" w:author="Hitech" w:date="2025-06-20T21:38:00Z"/>
          <w:rFonts w:ascii="Consolas" w:hAnsi="Consolas"/>
          <w:sz w:val="18"/>
          <w:szCs w:val="18"/>
          <w:lang w:val="en-US"/>
        </w:rPr>
      </w:pPr>
      <w:del w:id="474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34C91E86" w14:textId="1B6A2BD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44" w:author="Hitech" w:date="2025-06-20T21:38:00Z"/>
          <w:rFonts w:ascii="Consolas" w:hAnsi="Consolas"/>
          <w:sz w:val="18"/>
          <w:szCs w:val="18"/>
          <w:lang w:val="en-US"/>
        </w:rPr>
      </w:pPr>
      <w:del w:id="474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Console.Clear();</w:delText>
        </w:r>
      </w:del>
    </w:p>
    <w:p w14:paraId="22A4C11D" w14:textId="3FB436C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46" w:author="Hitech" w:date="2025-06-20T21:38:00Z"/>
          <w:rFonts w:ascii="Consolas" w:hAnsi="Consolas"/>
          <w:sz w:val="18"/>
          <w:szCs w:val="18"/>
          <w:lang w:val="en-US"/>
        </w:rPr>
      </w:pPr>
      <w:del w:id="474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foreach (var elem in list2)</w:delText>
        </w:r>
      </w:del>
    </w:p>
    <w:p w14:paraId="2591457C" w14:textId="7FA64BE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48" w:author="Hitech" w:date="2025-06-20T21:38:00Z"/>
          <w:rFonts w:ascii="Consolas" w:hAnsi="Consolas"/>
          <w:sz w:val="18"/>
          <w:szCs w:val="18"/>
          <w:lang w:val="en-US"/>
        </w:rPr>
      </w:pPr>
      <w:del w:id="474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5123789E" w14:textId="29BBC8E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50" w:author="Hitech" w:date="2025-06-20T21:38:00Z"/>
          <w:rFonts w:ascii="Consolas" w:hAnsi="Consolas"/>
          <w:sz w:val="18"/>
          <w:szCs w:val="18"/>
          <w:lang w:val="en-US"/>
        </w:rPr>
      </w:pPr>
      <w:del w:id="475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elem.Single();</w:delText>
        </w:r>
      </w:del>
    </w:p>
    <w:p w14:paraId="58D725AE" w14:textId="2417C91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52" w:author="Hitech" w:date="2025-06-20T21:38:00Z"/>
          <w:rFonts w:ascii="Consolas" w:hAnsi="Consolas"/>
          <w:sz w:val="18"/>
          <w:szCs w:val="18"/>
          <w:lang w:val="en-US"/>
        </w:rPr>
      </w:pPr>
      <w:del w:id="475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50CD6DB6" w14:textId="26DFFF3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54" w:author="Hitech" w:date="2025-06-20T21:38:00Z"/>
          <w:rFonts w:ascii="Consolas" w:hAnsi="Consolas"/>
          <w:sz w:val="18"/>
          <w:szCs w:val="18"/>
          <w:lang w:val="en-US"/>
        </w:rPr>
      </w:pPr>
      <w:del w:id="475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Console.Write("</w:delText>
        </w:r>
        <w:r w:rsidRPr="00B527B2" w:rsidDel="00B310DD">
          <w:rPr>
            <w:rFonts w:ascii="Consolas" w:hAnsi="Consolas"/>
            <w:sz w:val="18"/>
            <w:szCs w:val="18"/>
          </w:rPr>
          <w:delText>Хотите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продолжить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? ");</w:delText>
        </w:r>
      </w:del>
    </w:p>
    <w:p w14:paraId="73F6AF5D" w14:textId="7A4E864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56" w:author="Hitech" w:date="2025-06-20T21:38:00Z"/>
          <w:rFonts w:ascii="Consolas" w:hAnsi="Consolas"/>
          <w:sz w:val="18"/>
          <w:szCs w:val="18"/>
          <w:lang w:val="en-US"/>
        </w:rPr>
      </w:pPr>
      <w:del w:id="475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string answer = Console.ReadLine();</w:delText>
        </w:r>
      </w:del>
    </w:p>
    <w:p w14:paraId="59B2713A" w14:textId="79743C3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58" w:author="Hitech" w:date="2025-06-20T21:38:00Z"/>
          <w:rFonts w:ascii="Consolas" w:hAnsi="Consolas"/>
          <w:sz w:val="18"/>
          <w:szCs w:val="18"/>
          <w:lang w:val="en-US"/>
        </w:rPr>
      </w:pPr>
      <w:del w:id="475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if (answer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 || 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</w:delText>
        </w:r>
      </w:del>
    </w:p>
    <w:p w14:paraId="2DAEB462" w14:textId="7B3691D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60" w:author="Hitech" w:date="2025-06-20T21:38:00Z"/>
          <w:rFonts w:ascii="Consolas" w:hAnsi="Consolas"/>
          <w:sz w:val="18"/>
          <w:szCs w:val="18"/>
          <w:lang w:val="en-US"/>
        </w:rPr>
      </w:pPr>
      <w:del w:id="476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224AE62D" w14:textId="6CE7D25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62" w:author="Hitech" w:date="2025-06-20T21:38:00Z"/>
          <w:rFonts w:ascii="Consolas" w:hAnsi="Consolas"/>
          <w:sz w:val="18"/>
          <w:szCs w:val="18"/>
          <w:lang w:val="en-US"/>
        </w:rPr>
      </w:pPr>
      <w:del w:id="476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flag_client = false;</w:delText>
        </w:r>
      </w:del>
    </w:p>
    <w:p w14:paraId="2E6D0645" w14:textId="147C4AB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64" w:author="Hitech" w:date="2025-06-20T21:38:00Z"/>
          <w:rFonts w:ascii="Consolas" w:hAnsi="Consolas"/>
          <w:sz w:val="18"/>
          <w:szCs w:val="18"/>
          <w:lang w:val="en-US"/>
        </w:rPr>
      </w:pPr>
      <w:del w:id="476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27964834" w14:textId="7F4B077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66" w:author="Hitech" w:date="2025-06-20T21:38:00Z"/>
          <w:rFonts w:ascii="Consolas" w:hAnsi="Consolas"/>
          <w:sz w:val="18"/>
          <w:szCs w:val="18"/>
          <w:lang w:val="en-US"/>
        </w:rPr>
      </w:pPr>
      <w:del w:id="476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}</w:delText>
        </w:r>
      </w:del>
    </w:p>
    <w:p w14:paraId="4B5CC323" w14:textId="7C6B9C1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68" w:author="Hitech" w:date="2025-06-20T21:38:00Z"/>
          <w:rFonts w:ascii="Consolas" w:hAnsi="Consolas"/>
          <w:sz w:val="18"/>
          <w:szCs w:val="18"/>
          <w:lang w:val="en-US"/>
        </w:rPr>
      </w:pPr>
      <w:del w:id="476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catch</w:delText>
        </w:r>
      </w:del>
    </w:p>
    <w:p w14:paraId="40B70429" w14:textId="4750932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70" w:author="Hitech" w:date="2025-06-20T21:38:00Z"/>
          <w:rFonts w:ascii="Consolas" w:hAnsi="Consolas"/>
          <w:sz w:val="18"/>
          <w:szCs w:val="18"/>
          <w:lang w:val="en-US"/>
        </w:rPr>
      </w:pPr>
      <w:del w:id="477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482768B1" w14:textId="63453E9B" w:rsidR="005F2C19" w:rsidRPr="001F3524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72" w:author="Hitech" w:date="2025-06-20T21:38:00Z"/>
          <w:rFonts w:ascii="Consolas" w:hAnsi="Consolas"/>
          <w:sz w:val="18"/>
          <w:szCs w:val="18"/>
        </w:rPr>
      </w:pPr>
      <w:del w:id="477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</w:delText>
        </w:r>
        <w:r w:rsidRPr="001F3524" w:rsidDel="00B310DD">
          <w:rPr>
            <w:rFonts w:ascii="Consolas" w:hAnsi="Consolas"/>
            <w:sz w:val="18"/>
            <w:szCs w:val="18"/>
          </w:rPr>
          <w:delText>.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WriteLine</w:delText>
        </w:r>
        <w:r w:rsidRPr="001F3524" w:rsidDel="00B310DD">
          <w:rPr>
            <w:rFonts w:ascii="Consolas" w:hAnsi="Consolas"/>
            <w:sz w:val="18"/>
            <w:szCs w:val="18"/>
          </w:rPr>
          <w:delText>("</w:delText>
        </w:r>
        <w:r w:rsidRPr="00B527B2" w:rsidDel="00B310DD">
          <w:rPr>
            <w:rFonts w:ascii="Consolas" w:hAnsi="Consolas"/>
            <w:sz w:val="18"/>
            <w:szCs w:val="18"/>
          </w:rPr>
          <w:delText>Ошибка</w:delText>
        </w:r>
        <w:r w:rsidRPr="001F3524" w:rsidDel="00B310DD">
          <w:rPr>
            <w:rFonts w:ascii="Consolas" w:hAnsi="Consolas"/>
            <w:sz w:val="18"/>
            <w:szCs w:val="18"/>
          </w:rPr>
          <w:delText>,</w:delText>
        </w:r>
        <w:r w:rsidRPr="00B527B2" w:rsidDel="00B310DD">
          <w:rPr>
            <w:rFonts w:ascii="Consolas" w:hAnsi="Consolas"/>
            <w:sz w:val="18"/>
            <w:szCs w:val="18"/>
          </w:rPr>
          <w:delText>попробуйте</w:delText>
        </w:r>
        <w:r w:rsidRPr="001F3524" w:rsidDel="00B310DD">
          <w:rPr>
            <w:rFonts w:ascii="Consolas" w:hAnsi="Consolas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еще</w:delText>
        </w:r>
        <w:r w:rsidRPr="001F3524" w:rsidDel="00B310DD">
          <w:rPr>
            <w:rFonts w:ascii="Consolas" w:hAnsi="Consolas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раз</w:delText>
        </w:r>
        <w:r w:rsidRPr="001F3524" w:rsidDel="00B310DD">
          <w:rPr>
            <w:rFonts w:ascii="Consolas" w:hAnsi="Consolas"/>
            <w:sz w:val="18"/>
            <w:szCs w:val="18"/>
          </w:rPr>
          <w:delText>");</w:delText>
        </w:r>
      </w:del>
    </w:p>
    <w:p w14:paraId="2AE8394D" w14:textId="261E006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74" w:author="Hitech" w:date="2025-06-20T21:38:00Z"/>
          <w:rFonts w:ascii="Consolas" w:hAnsi="Consolas"/>
          <w:sz w:val="18"/>
          <w:szCs w:val="18"/>
          <w:lang w:val="en-US"/>
        </w:rPr>
      </w:pPr>
      <w:del w:id="4775" w:author="Hitech" w:date="2025-06-20T21:38:00Z">
        <w:r w:rsidRPr="001F3524" w:rsidDel="00B310DD">
          <w:rPr>
            <w:rFonts w:ascii="Consolas" w:hAnsi="Consolas"/>
            <w:sz w:val="18"/>
            <w:szCs w:val="18"/>
          </w:rPr>
          <w:delText xml:space="preserve">                    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}</w:delText>
        </w:r>
      </w:del>
    </w:p>
    <w:p w14:paraId="29EB0123" w14:textId="68020EF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76" w:author="Hitech" w:date="2025-06-20T21:38:00Z"/>
          <w:rFonts w:ascii="Consolas" w:hAnsi="Consolas"/>
          <w:sz w:val="18"/>
          <w:szCs w:val="18"/>
          <w:lang w:val="en-US"/>
        </w:rPr>
      </w:pPr>
      <w:del w:id="477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break;</w:delText>
        </w:r>
      </w:del>
    </w:p>
    <w:p w14:paraId="37975E1A" w14:textId="3204DF4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78" w:author="Hitech" w:date="2025-06-20T21:38:00Z"/>
          <w:rFonts w:ascii="Consolas" w:hAnsi="Consolas"/>
          <w:sz w:val="18"/>
          <w:szCs w:val="18"/>
          <w:lang w:val="en-US"/>
        </w:rPr>
      </w:pPr>
      <w:del w:id="477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case '4':flag_client = false;</w:delText>
        </w:r>
      </w:del>
    </w:p>
    <w:p w14:paraId="4501E2BD" w14:textId="7FF5FCC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80" w:author="Hitech" w:date="2025-06-20T21:38:00Z"/>
          <w:rFonts w:ascii="Consolas" w:hAnsi="Consolas"/>
          <w:sz w:val="18"/>
          <w:szCs w:val="18"/>
          <w:lang w:val="en-US"/>
        </w:rPr>
      </w:pPr>
      <w:del w:id="478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break;</w:delText>
        </w:r>
      </w:del>
    </w:p>
    <w:p w14:paraId="74643796" w14:textId="4A1D26A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82" w:author="Hitech" w:date="2025-06-20T21:38:00Z"/>
          <w:rFonts w:ascii="Consolas" w:hAnsi="Consolas"/>
          <w:sz w:val="18"/>
          <w:szCs w:val="18"/>
          <w:lang w:val="en-US"/>
        </w:rPr>
      </w:pPr>
      <w:del w:id="478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default:</w:delText>
        </w:r>
      </w:del>
    </w:p>
    <w:p w14:paraId="43B567E8" w14:textId="5B60A9A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84" w:author="Hitech" w:date="2025-06-20T21:38:00Z"/>
          <w:rFonts w:ascii="Consolas" w:hAnsi="Consolas"/>
          <w:sz w:val="18"/>
          <w:szCs w:val="18"/>
          <w:lang w:val="en-US"/>
        </w:rPr>
      </w:pPr>
      <w:del w:id="478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Console.Clear();</w:delText>
        </w:r>
      </w:del>
    </w:p>
    <w:p w14:paraId="21601735" w14:textId="2658AB4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86" w:author="Hitech" w:date="2025-06-20T21:38:00Z"/>
          <w:rFonts w:ascii="Consolas" w:hAnsi="Consolas"/>
          <w:sz w:val="18"/>
          <w:szCs w:val="18"/>
          <w:lang w:val="en-US"/>
        </w:rPr>
      </w:pPr>
      <w:del w:id="478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Console.ForegroundColor = ConsoleColor.Red;</w:delText>
        </w:r>
      </w:del>
    </w:p>
    <w:p w14:paraId="7E67239E" w14:textId="3E2BD6F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88" w:author="Hitech" w:date="2025-06-20T21:38:00Z"/>
          <w:rFonts w:ascii="Consolas" w:hAnsi="Consolas"/>
          <w:sz w:val="18"/>
          <w:szCs w:val="18"/>
        </w:rPr>
      </w:pPr>
      <w:del w:id="478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</w:delText>
        </w:r>
        <w:r w:rsidRPr="00B527B2" w:rsidDel="00B310DD">
          <w:rPr>
            <w:rFonts w:ascii="Consolas" w:hAnsi="Consolas"/>
            <w:sz w:val="18"/>
            <w:szCs w:val="18"/>
          </w:rPr>
          <w:delText>Console.WriteLine("Ошибка попробуйте еще раз");</w:delText>
        </w:r>
      </w:del>
    </w:p>
    <w:p w14:paraId="55CE5CA8" w14:textId="2752E8E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90" w:author="Hitech" w:date="2025-06-20T21:38:00Z"/>
          <w:rFonts w:ascii="Consolas" w:hAnsi="Consolas"/>
          <w:sz w:val="18"/>
          <w:szCs w:val="18"/>
          <w:lang w:val="en-US"/>
        </w:rPr>
      </w:pPr>
      <w:del w:id="4791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Console.ResetColor();</w:delText>
        </w:r>
      </w:del>
    </w:p>
    <w:p w14:paraId="68C58766" w14:textId="32BDB41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92" w:author="Hitech" w:date="2025-06-20T21:38:00Z"/>
          <w:rFonts w:ascii="Consolas" w:hAnsi="Consolas"/>
          <w:sz w:val="18"/>
          <w:szCs w:val="18"/>
          <w:lang w:val="en-US"/>
        </w:rPr>
      </w:pPr>
      <w:del w:id="479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break;</w:delText>
        </w:r>
      </w:del>
    </w:p>
    <w:p w14:paraId="7CE8433F" w14:textId="32B1DB5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94" w:author="Hitech" w:date="2025-06-20T21:38:00Z"/>
          <w:rFonts w:ascii="Consolas" w:hAnsi="Consolas"/>
          <w:sz w:val="18"/>
          <w:szCs w:val="18"/>
          <w:lang w:val="en-US"/>
        </w:rPr>
      </w:pPr>
      <w:del w:id="479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}</w:delText>
        </w:r>
      </w:del>
    </w:p>
    <w:p w14:paraId="7568B701" w14:textId="6C37CF4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96" w:author="Hitech" w:date="2025-06-20T21:38:00Z"/>
          <w:rFonts w:ascii="Consolas" w:hAnsi="Consolas"/>
          <w:sz w:val="18"/>
          <w:szCs w:val="18"/>
          <w:lang w:val="en-US"/>
        </w:rPr>
      </w:pPr>
      <w:del w:id="479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}</w:delText>
        </w:r>
      </w:del>
    </w:p>
    <w:p w14:paraId="4D418997" w14:textId="3416AAC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798" w:author="Hitech" w:date="2025-06-20T21:38:00Z"/>
          <w:rFonts w:ascii="Consolas" w:hAnsi="Consolas"/>
          <w:sz w:val="18"/>
          <w:szCs w:val="18"/>
          <w:lang w:val="en-US"/>
        </w:rPr>
      </w:pPr>
      <w:del w:id="479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foreach (var elem in list3)</w:delText>
        </w:r>
      </w:del>
    </w:p>
    <w:p w14:paraId="664832CE" w14:textId="64A1AC8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00" w:author="Hitech" w:date="2025-06-20T21:38:00Z"/>
          <w:rFonts w:ascii="Consolas" w:hAnsi="Consolas"/>
          <w:sz w:val="18"/>
          <w:szCs w:val="18"/>
          <w:lang w:val="en-US"/>
        </w:rPr>
      </w:pPr>
      <w:del w:id="480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{</w:delText>
        </w:r>
      </w:del>
    </w:p>
    <w:p w14:paraId="7AD1F794" w14:textId="29642E3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02" w:author="Hitech" w:date="2025-06-20T21:38:00Z"/>
          <w:rFonts w:ascii="Consolas" w:hAnsi="Consolas"/>
          <w:sz w:val="18"/>
          <w:szCs w:val="18"/>
          <w:lang w:val="en-US"/>
        </w:rPr>
      </w:pPr>
      <w:del w:id="480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elem.PrintEmployee();</w:delText>
        </w:r>
      </w:del>
    </w:p>
    <w:p w14:paraId="6413D470" w14:textId="4720665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04" w:author="Hitech" w:date="2025-06-20T21:38:00Z"/>
          <w:rFonts w:ascii="Consolas" w:hAnsi="Consolas"/>
          <w:sz w:val="18"/>
          <w:szCs w:val="18"/>
          <w:lang w:val="en-US"/>
        </w:rPr>
      </w:pPr>
      <w:del w:id="480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}</w:delText>
        </w:r>
      </w:del>
    </w:p>
    <w:p w14:paraId="67C9A746" w14:textId="410204F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06" w:author="Hitech" w:date="2025-06-20T21:38:00Z"/>
          <w:rFonts w:ascii="Consolas" w:hAnsi="Consolas"/>
          <w:sz w:val="18"/>
          <w:szCs w:val="18"/>
          <w:lang w:val="en-US"/>
        </w:rPr>
      </w:pPr>
      <w:del w:id="480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break;</w:delText>
        </w:r>
      </w:del>
    </w:p>
    <w:p w14:paraId="3E23196C" w14:textId="0585A33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08" w:author="Hitech" w:date="2025-06-20T21:38:00Z"/>
          <w:rFonts w:ascii="Consolas" w:hAnsi="Consolas"/>
          <w:sz w:val="18"/>
          <w:szCs w:val="18"/>
          <w:lang w:val="en-US"/>
        </w:rPr>
      </w:pPr>
      <w:del w:id="480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case '3':</w:delText>
        </w:r>
      </w:del>
    </w:p>
    <w:p w14:paraId="63931AC6" w14:textId="72D452B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10" w:author="Hitech" w:date="2025-06-20T21:38:00Z"/>
          <w:rFonts w:ascii="Consolas" w:hAnsi="Consolas"/>
          <w:sz w:val="18"/>
          <w:szCs w:val="18"/>
          <w:lang w:val="en-US"/>
        </w:rPr>
      </w:pPr>
      <w:del w:id="481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bool flag_employee = true;</w:delText>
        </w:r>
      </w:del>
    </w:p>
    <w:p w14:paraId="1D771644" w14:textId="56773F5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12" w:author="Hitech" w:date="2025-06-20T21:38:00Z"/>
          <w:rFonts w:ascii="Consolas" w:hAnsi="Consolas"/>
          <w:sz w:val="18"/>
          <w:szCs w:val="18"/>
          <w:lang w:val="en-US"/>
        </w:rPr>
      </w:pPr>
      <w:del w:id="481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while(flag_employee)</w:delText>
        </w:r>
      </w:del>
    </w:p>
    <w:p w14:paraId="7C9DFD99" w14:textId="37C5608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14" w:author="Hitech" w:date="2025-06-20T21:38:00Z"/>
          <w:rFonts w:ascii="Consolas" w:hAnsi="Consolas"/>
          <w:sz w:val="18"/>
          <w:szCs w:val="18"/>
          <w:lang w:val="en-US"/>
        </w:rPr>
      </w:pPr>
      <w:del w:id="481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{</w:delText>
        </w:r>
      </w:del>
    </w:p>
    <w:p w14:paraId="5416E10C" w14:textId="2A1584F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16" w:author="Hitech" w:date="2025-06-20T21:38:00Z"/>
          <w:rFonts w:ascii="Consolas" w:hAnsi="Consolas"/>
          <w:sz w:val="18"/>
          <w:szCs w:val="18"/>
          <w:lang w:val="en-US"/>
        </w:rPr>
      </w:pPr>
      <w:del w:id="481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Console.Clear();</w:delText>
        </w:r>
      </w:del>
    </w:p>
    <w:p w14:paraId="0CC47CFA" w14:textId="529F181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18" w:author="Hitech" w:date="2025-06-20T21:38:00Z"/>
          <w:rFonts w:ascii="Consolas" w:hAnsi="Consolas"/>
          <w:sz w:val="18"/>
          <w:szCs w:val="18"/>
          <w:lang w:val="en-US"/>
        </w:rPr>
      </w:pPr>
      <w:del w:id="481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Console.ForegroundColor = ConsoleColor.DarkYellow;</w:delText>
        </w:r>
      </w:del>
    </w:p>
    <w:p w14:paraId="68FB40B5" w14:textId="7168F3C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20" w:author="Hitech" w:date="2025-06-20T21:38:00Z"/>
          <w:rFonts w:ascii="Consolas" w:hAnsi="Consolas"/>
          <w:sz w:val="18"/>
          <w:szCs w:val="18"/>
        </w:rPr>
      </w:pPr>
      <w:del w:id="482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</w:delText>
        </w:r>
        <w:r w:rsidRPr="00B527B2" w:rsidDel="00B310DD">
          <w:rPr>
            <w:rFonts w:ascii="Consolas" w:hAnsi="Consolas"/>
            <w:sz w:val="18"/>
            <w:szCs w:val="18"/>
          </w:rPr>
          <w:delText>Console.WriteLine("[1] Вывод информации о служащих");</w:delText>
        </w:r>
      </w:del>
    </w:p>
    <w:p w14:paraId="09EE614F" w14:textId="2D1FFB6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22" w:author="Hitech" w:date="2025-06-20T21:38:00Z"/>
          <w:rFonts w:ascii="Consolas" w:hAnsi="Consolas"/>
          <w:sz w:val="18"/>
          <w:szCs w:val="18"/>
        </w:rPr>
      </w:pPr>
      <w:del w:id="4823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Console.WriteLine("[2] Информация о служащем,убиравшим этаж в определенный день");</w:delText>
        </w:r>
      </w:del>
    </w:p>
    <w:p w14:paraId="1917C95A" w14:textId="3EFCD4F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24" w:author="Hitech" w:date="2025-06-20T21:38:00Z"/>
          <w:rFonts w:ascii="Consolas" w:hAnsi="Consolas"/>
          <w:sz w:val="18"/>
          <w:szCs w:val="18"/>
        </w:rPr>
      </w:pPr>
      <w:del w:id="4825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Console.WriteLine("[3] Принятие на работу нового служащего");</w:delText>
        </w:r>
      </w:del>
    </w:p>
    <w:p w14:paraId="40943745" w14:textId="04820DA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26" w:author="Hitech" w:date="2025-06-20T21:38:00Z"/>
          <w:rFonts w:ascii="Consolas" w:hAnsi="Consolas"/>
          <w:sz w:val="18"/>
          <w:szCs w:val="18"/>
        </w:rPr>
      </w:pPr>
      <w:del w:id="4827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Console.WriteLine("[4] Увольнение служащего");</w:delText>
        </w:r>
      </w:del>
    </w:p>
    <w:p w14:paraId="1119270A" w14:textId="0C535D7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28" w:author="Hitech" w:date="2025-06-20T21:38:00Z"/>
          <w:rFonts w:ascii="Consolas" w:hAnsi="Consolas"/>
          <w:sz w:val="18"/>
          <w:szCs w:val="18"/>
        </w:rPr>
      </w:pPr>
      <w:del w:id="4829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Console.WriteLine("[5] Выход в главное меню");</w:delText>
        </w:r>
      </w:del>
    </w:p>
    <w:p w14:paraId="0CFB5D5D" w14:textId="6A650D5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30" w:author="Hitech" w:date="2025-06-20T21:38:00Z"/>
          <w:rFonts w:ascii="Consolas" w:hAnsi="Consolas"/>
          <w:sz w:val="18"/>
          <w:szCs w:val="18"/>
          <w:lang w:val="en-US"/>
        </w:rPr>
      </w:pPr>
      <w:del w:id="4831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Console.ResetColor();</w:delText>
        </w:r>
      </w:del>
    </w:p>
    <w:p w14:paraId="22396B24" w14:textId="41BEE5C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32" w:author="Hitech" w:date="2025-06-20T21:38:00Z"/>
          <w:rFonts w:ascii="Consolas" w:hAnsi="Consolas"/>
          <w:sz w:val="18"/>
          <w:szCs w:val="18"/>
          <w:lang w:val="en-US"/>
        </w:rPr>
      </w:pPr>
      <w:del w:id="483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switch(Console.ReadKey(true).KeyChar)</w:delText>
        </w:r>
      </w:del>
    </w:p>
    <w:p w14:paraId="0FCFF9F4" w14:textId="5381062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34" w:author="Hitech" w:date="2025-06-20T21:38:00Z"/>
          <w:rFonts w:ascii="Consolas" w:hAnsi="Consolas"/>
          <w:sz w:val="18"/>
          <w:szCs w:val="18"/>
          <w:lang w:val="en-US"/>
        </w:rPr>
      </w:pPr>
      <w:del w:id="483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{</w:delText>
        </w:r>
      </w:del>
    </w:p>
    <w:p w14:paraId="38B4D01F" w14:textId="17D6461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36" w:author="Hitech" w:date="2025-06-20T21:38:00Z"/>
          <w:rFonts w:ascii="Consolas" w:hAnsi="Consolas"/>
          <w:sz w:val="18"/>
          <w:szCs w:val="18"/>
          <w:lang w:val="en-US"/>
        </w:rPr>
      </w:pPr>
      <w:del w:id="483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case '1':</w:delText>
        </w:r>
      </w:del>
    </w:p>
    <w:p w14:paraId="0BA0FDDF" w14:textId="124A8E4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38" w:author="Hitech" w:date="2025-06-20T21:38:00Z"/>
          <w:rFonts w:ascii="Consolas" w:hAnsi="Consolas"/>
          <w:sz w:val="18"/>
          <w:szCs w:val="18"/>
          <w:lang w:val="en-US"/>
        </w:rPr>
      </w:pPr>
      <w:del w:id="483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try</w:delText>
        </w:r>
      </w:del>
    </w:p>
    <w:p w14:paraId="3A3807DD" w14:textId="5140478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40" w:author="Hitech" w:date="2025-06-20T21:38:00Z"/>
          <w:rFonts w:ascii="Consolas" w:hAnsi="Consolas"/>
          <w:sz w:val="18"/>
          <w:szCs w:val="18"/>
          <w:lang w:val="en-US"/>
        </w:rPr>
      </w:pPr>
      <w:del w:id="484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12927770" w14:textId="2A04DFC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42" w:author="Hitech" w:date="2025-06-20T21:38:00Z"/>
          <w:rFonts w:ascii="Consolas" w:hAnsi="Consolas"/>
          <w:sz w:val="18"/>
          <w:szCs w:val="18"/>
          <w:lang w:val="en-US"/>
        </w:rPr>
      </w:pPr>
      <w:del w:id="484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Console.Clear();</w:delText>
        </w:r>
      </w:del>
    </w:p>
    <w:p w14:paraId="17FCC879" w14:textId="180AD2E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44" w:author="Hitech" w:date="2025-06-20T21:38:00Z"/>
          <w:rFonts w:ascii="Consolas" w:hAnsi="Consolas"/>
          <w:sz w:val="18"/>
          <w:szCs w:val="18"/>
          <w:lang w:val="en-US"/>
        </w:rPr>
      </w:pPr>
      <w:del w:id="484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foreach(var elem in list3)</w:delText>
        </w:r>
      </w:del>
    </w:p>
    <w:p w14:paraId="57A39A0E" w14:textId="7249C56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46" w:author="Hitech" w:date="2025-06-20T21:38:00Z"/>
          <w:rFonts w:ascii="Consolas" w:hAnsi="Consolas"/>
          <w:sz w:val="18"/>
          <w:szCs w:val="18"/>
          <w:lang w:val="en-US"/>
        </w:rPr>
      </w:pPr>
      <w:del w:id="484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3A59EB98" w14:textId="1327DAD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48" w:author="Hitech" w:date="2025-06-20T21:38:00Z"/>
          <w:rFonts w:ascii="Consolas" w:hAnsi="Consolas"/>
          <w:sz w:val="18"/>
          <w:szCs w:val="18"/>
          <w:lang w:val="en-US"/>
        </w:rPr>
      </w:pPr>
      <w:del w:id="484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elem.PrintEmployee();</w:delText>
        </w:r>
      </w:del>
    </w:p>
    <w:p w14:paraId="26AFFE43" w14:textId="1D81CE3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50" w:author="Hitech" w:date="2025-06-20T21:38:00Z"/>
          <w:rFonts w:ascii="Consolas" w:hAnsi="Consolas"/>
          <w:sz w:val="18"/>
          <w:szCs w:val="18"/>
          <w:lang w:val="en-US"/>
        </w:rPr>
      </w:pPr>
      <w:del w:id="485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48BA143A" w14:textId="1679BA6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52" w:author="Hitech" w:date="2025-06-20T21:38:00Z"/>
          <w:rFonts w:ascii="Consolas" w:hAnsi="Consolas"/>
          <w:sz w:val="18"/>
          <w:szCs w:val="18"/>
          <w:lang w:val="en-US"/>
        </w:rPr>
      </w:pPr>
      <w:del w:id="485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Console.Write("</w:delText>
        </w:r>
        <w:r w:rsidRPr="00B527B2" w:rsidDel="00B310DD">
          <w:rPr>
            <w:rFonts w:ascii="Consolas" w:hAnsi="Consolas"/>
            <w:sz w:val="18"/>
            <w:szCs w:val="18"/>
          </w:rPr>
          <w:delText>Хотите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продолжить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? ");</w:delText>
        </w:r>
      </w:del>
    </w:p>
    <w:p w14:paraId="25A6BE47" w14:textId="56F1766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54" w:author="Hitech" w:date="2025-06-20T21:38:00Z"/>
          <w:rFonts w:ascii="Consolas" w:hAnsi="Consolas"/>
          <w:sz w:val="18"/>
          <w:szCs w:val="18"/>
          <w:lang w:val="en-US"/>
        </w:rPr>
      </w:pPr>
      <w:del w:id="485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string answer = Console.ReadLine();</w:delText>
        </w:r>
      </w:del>
    </w:p>
    <w:p w14:paraId="08DE6F08" w14:textId="377EAC5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56" w:author="Hitech" w:date="2025-06-20T21:38:00Z"/>
          <w:rFonts w:ascii="Consolas" w:hAnsi="Consolas"/>
          <w:sz w:val="18"/>
          <w:szCs w:val="18"/>
          <w:lang w:val="en-US"/>
        </w:rPr>
      </w:pPr>
      <w:del w:id="485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if (answer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 || 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</w:delText>
        </w:r>
      </w:del>
    </w:p>
    <w:p w14:paraId="58563316" w14:textId="3E2B739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58" w:author="Hitech" w:date="2025-06-20T21:38:00Z"/>
          <w:rFonts w:ascii="Consolas" w:hAnsi="Consolas"/>
          <w:sz w:val="18"/>
          <w:szCs w:val="18"/>
          <w:lang w:val="en-US"/>
        </w:rPr>
      </w:pPr>
      <w:del w:id="485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7DF2C122" w14:textId="23FD603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60" w:author="Hitech" w:date="2025-06-20T21:38:00Z"/>
          <w:rFonts w:ascii="Consolas" w:hAnsi="Consolas"/>
          <w:sz w:val="18"/>
          <w:szCs w:val="18"/>
          <w:lang w:val="en-US"/>
        </w:rPr>
      </w:pPr>
      <w:del w:id="486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flag_employee = false;</w:delText>
        </w:r>
      </w:del>
    </w:p>
    <w:p w14:paraId="64E83600" w14:textId="4A61C07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62" w:author="Hitech" w:date="2025-06-20T21:38:00Z"/>
          <w:rFonts w:ascii="Consolas" w:hAnsi="Consolas"/>
          <w:sz w:val="18"/>
          <w:szCs w:val="18"/>
          <w:lang w:val="en-US"/>
        </w:rPr>
      </w:pPr>
      <w:del w:id="486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3B6C998F" w14:textId="2321EAA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64" w:author="Hitech" w:date="2025-06-20T21:38:00Z"/>
          <w:rFonts w:ascii="Consolas" w:hAnsi="Consolas"/>
          <w:sz w:val="18"/>
          <w:szCs w:val="18"/>
          <w:lang w:val="en-US"/>
        </w:rPr>
      </w:pPr>
      <w:del w:id="486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}</w:delText>
        </w:r>
      </w:del>
    </w:p>
    <w:p w14:paraId="504BCA94" w14:textId="6732E1F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66" w:author="Hitech" w:date="2025-06-20T21:38:00Z"/>
          <w:rFonts w:ascii="Consolas" w:hAnsi="Consolas"/>
          <w:sz w:val="18"/>
          <w:szCs w:val="18"/>
          <w:lang w:val="en-US"/>
        </w:rPr>
      </w:pPr>
      <w:del w:id="486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catch</w:delText>
        </w:r>
      </w:del>
    </w:p>
    <w:p w14:paraId="06A7827C" w14:textId="4701155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68" w:author="Hitech" w:date="2025-06-20T21:38:00Z"/>
          <w:rFonts w:ascii="Consolas" w:hAnsi="Consolas"/>
          <w:sz w:val="18"/>
          <w:szCs w:val="18"/>
          <w:lang w:val="en-US"/>
        </w:rPr>
      </w:pPr>
      <w:del w:id="486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6345860B" w14:textId="21593FB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70" w:author="Hitech" w:date="2025-06-20T21:38:00Z"/>
          <w:rFonts w:ascii="Consolas" w:hAnsi="Consolas"/>
          <w:sz w:val="18"/>
          <w:szCs w:val="18"/>
          <w:lang w:val="en-US"/>
        </w:rPr>
      </w:pPr>
      <w:del w:id="487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Console.WriteLine("</w:delText>
        </w:r>
        <w:r w:rsidRPr="00B527B2" w:rsidDel="00B310DD">
          <w:rPr>
            <w:rFonts w:ascii="Consolas" w:hAnsi="Consolas"/>
            <w:sz w:val="18"/>
            <w:szCs w:val="18"/>
          </w:rPr>
          <w:delText>Ошибка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7D343A45" w14:textId="77EDB61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72" w:author="Hitech" w:date="2025-06-20T21:38:00Z"/>
          <w:rFonts w:ascii="Consolas" w:hAnsi="Consolas"/>
          <w:sz w:val="18"/>
          <w:szCs w:val="18"/>
          <w:lang w:val="en-US"/>
        </w:rPr>
      </w:pPr>
      <w:del w:id="487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}</w:delText>
        </w:r>
      </w:del>
    </w:p>
    <w:p w14:paraId="57AC66F2" w14:textId="756F075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74" w:author="Hitech" w:date="2025-06-20T21:38:00Z"/>
          <w:rFonts w:ascii="Consolas" w:hAnsi="Consolas"/>
          <w:sz w:val="18"/>
          <w:szCs w:val="18"/>
          <w:lang w:val="en-US"/>
        </w:rPr>
      </w:pPr>
      <w:del w:id="487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break;</w:delText>
        </w:r>
      </w:del>
    </w:p>
    <w:p w14:paraId="0BF631C0" w14:textId="3F7A5C6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76" w:author="Hitech" w:date="2025-06-20T21:38:00Z"/>
          <w:rFonts w:ascii="Consolas" w:hAnsi="Consolas"/>
          <w:sz w:val="18"/>
          <w:szCs w:val="18"/>
          <w:lang w:val="en-US"/>
        </w:rPr>
      </w:pPr>
      <w:del w:id="487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case '2':</w:delText>
        </w:r>
      </w:del>
    </w:p>
    <w:p w14:paraId="7EDF526F" w14:textId="5438426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78" w:author="Hitech" w:date="2025-06-20T21:38:00Z"/>
          <w:rFonts w:ascii="Consolas" w:hAnsi="Consolas"/>
          <w:sz w:val="18"/>
          <w:szCs w:val="18"/>
          <w:lang w:val="en-US"/>
        </w:rPr>
      </w:pPr>
      <w:del w:id="487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try</w:delText>
        </w:r>
      </w:del>
    </w:p>
    <w:p w14:paraId="586A7BA9" w14:textId="2AD4E1B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80" w:author="Hitech" w:date="2025-06-20T21:38:00Z"/>
          <w:rFonts w:ascii="Consolas" w:hAnsi="Consolas"/>
          <w:sz w:val="18"/>
          <w:szCs w:val="18"/>
          <w:lang w:val="en-US"/>
        </w:rPr>
      </w:pPr>
      <w:del w:id="488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0816EEAB" w14:textId="43E393E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82" w:author="Hitech" w:date="2025-06-20T21:38:00Z"/>
          <w:rFonts w:ascii="Consolas" w:hAnsi="Consolas"/>
          <w:sz w:val="18"/>
          <w:szCs w:val="18"/>
          <w:lang w:val="en-US"/>
        </w:rPr>
      </w:pPr>
      <w:del w:id="488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Console.Clear();</w:delText>
        </w:r>
      </w:del>
    </w:p>
    <w:p w14:paraId="72CEDBA7" w14:textId="037B9ED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84" w:author="Hitech" w:date="2025-06-20T21:38:00Z"/>
          <w:rFonts w:ascii="Consolas" w:hAnsi="Consolas"/>
          <w:sz w:val="18"/>
          <w:szCs w:val="18"/>
        </w:rPr>
      </w:pPr>
      <w:del w:id="488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</w:delText>
        </w:r>
        <w:r w:rsidRPr="00B527B2" w:rsidDel="00B310DD">
          <w:rPr>
            <w:rFonts w:ascii="Consolas" w:hAnsi="Consolas"/>
            <w:sz w:val="18"/>
            <w:szCs w:val="18"/>
          </w:rPr>
          <w:delText>Console.WriteLine("Введите день недели:");</w:delText>
        </w:r>
      </w:del>
    </w:p>
    <w:p w14:paraId="04CD8517" w14:textId="0DCE04F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86" w:author="Hitech" w:date="2025-06-20T21:38:00Z"/>
          <w:rFonts w:ascii="Consolas" w:hAnsi="Consolas"/>
          <w:sz w:val="18"/>
          <w:szCs w:val="18"/>
          <w:lang w:val="en-US"/>
        </w:rPr>
      </w:pPr>
      <w:del w:id="4887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        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string day = Console.ReadLine();</w:delText>
        </w:r>
      </w:del>
    </w:p>
    <w:p w14:paraId="5B777ABA" w14:textId="07BD7D5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88" w:author="Hitech" w:date="2025-06-20T21:38:00Z"/>
          <w:rFonts w:ascii="Consolas" w:hAnsi="Consolas"/>
          <w:sz w:val="18"/>
          <w:szCs w:val="18"/>
          <w:lang w:val="en-US"/>
        </w:rPr>
      </w:pPr>
      <w:del w:id="488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Console.WriteLine("</w:delText>
        </w:r>
        <w:r w:rsidRPr="00B527B2" w:rsidDel="00B310DD">
          <w:rPr>
            <w:rFonts w:ascii="Consolas" w:hAnsi="Consolas"/>
            <w:sz w:val="18"/>
            <w:szCs w:val="18"/>
          </w:rPr>
          <w:delText>Введите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этаж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:");</w:delText>
        </w:r>
      </w:del>
    </w:p>
    <w:p w14:paraId="11AC1454" w14:textId="0B7E2D6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90" w:author="Hitech" w:date="2025-06-20T21:38:00Z"/>
          <w:rFonts w:ascii="Consolas" w:hAnsi="Consolas"/>
          <w:sz w:val="18"/>
          <w:szCs w:val="18"/>
          <w:lang w:val="en-US"/>
        </w:rPr>
      </w:pPr>
      <w:del w:id="489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int floor = Convert.ToInt32(Console.ReadLine());</w:delText>
        </w:r>
      </w:del>
    </w:p>
    <w:p w14:paraId="11949D6E" w14:textId="02A178A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92" w:author="Hitech" w:date="2025-06-20T21:38:00Z"/>
          <w:rFonts w:ascii="Consolas" w:hAnsi="Consolas"/>
          <w:sz w:val="18"/>
          <w:szCs w:val="18"/>
          <w:lang w:val="en-US"/>
        </w:rPr>
      </w:pPr>
      <w:del w:id="489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foreach (var elem in list3)</w:delText>
        </w:r>
      </w:del>
    </w:p>
    <w:p w14:paraId="0D68404F" w14:textId="079D7DA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94" w:author="Hitech" w:date="2025-06-20T21:38:00Z"/>
          <w:rFonts w:ascii="Consolas" w:hAnsi="Consolas"/>
          <w:sz w:val="18"/>
          <w:szCs w:val="18"/>
          <w:lang w:val="en-US"/>
        </w:rPr>
      </w:pPr>
      <w:del w:id="489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7377C4C7" w14:textId="1256620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96" w:author="Hitech" w:date="2025-06-20T21:38:00Z"/>
          <w:rFonts w:ascii="Consolas" w:hAnsi="Consolas"/>
          <w:sz w:val="18"/>
          <w:szCs w:val="18"/>
          <w:lang w:val="en-US"/>
        </w:rPr>
      </w:pPr>
      <w:del w:id="489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elem.Cleaning(day,floor);</w:delText>
        </w:r>
      </w:del>
    </w:p>
    <w:p w14:paraId="54C4FB54" w14:textId="16FA5B9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898" w:author="Hitech" w:date="2025-06-20T21:38:00Z"/>
          <w:rFonts w:ascii="Consolas" w:hAnsi="Consolas"/>
          <w:sz w:val="18"/>
          <w:szCs w:val="18"/>
          <w:lang w:val="en-US"/>
        </w:rPr>
      </w:pPr>
      <w:del w:id="489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23EABB3B" w14:textId="4200695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00" w:author="Hitech" w:date="2025-06-20T21:38:00Z"/>
          <w:rFonts w:ascii="Consolas" w:hAnsi="Consolas"/>
          <w:sz w:val="18"/>
          <w:szCs w:val="18"/>
          <w:lang w:val="en-US"/>
        </w:rPr>
      </w:pPr>
      <w:del w:id="490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Console.Write("</w:delText>
        </w:r>
        <w:r w:rsidRPr="00B527B2" w:rsidDel="00B310DD">
          <w:rPr>
            <w:rFonts w:ascii="Consolas" w:hAnsi="Consolas"/>
            <w:sz w:val="18"/>
            <w:szCs w:val="18"/>
          </w:rPr>
          <w:delText>Хотите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продолжить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? ");</w:delText>
        </w:r>
      </w:del>
    </w:p>
    <w:p w14:paraId="7F1D879E" w14:textId="60E42BF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02" w:author="Hitech" w:date="2025-06-20T21:38:00Z"/>
          <w:rFonts w:ascii="Consolas" w:hAnsi="Consolas"/>
          <w:sz w:val="18"/>
          <w:szCs w:val="18"/>
          <w:lang w:val="en-US"/>
        </w:rPr>
      </w:pPr>
      <w:del w:id="490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string answer = Console.ReadLine();</w:delText>
        </w:r>
      </w:del>
    </w:p>
    <w:p w14:paraId="2AE8B9A7" w14:textId="2368836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04" w:author="Hitech" w:date="2025-06-20T21:38:00Z"/>
          <w:rFonts w:ascii="Consolas" w:hAnsi="Consolas"/>
          <w:sz w:val="18"/>
          <w:szCs w:val="18"/>
          <w:lang w:val="en-US"/>
        </w:rPr>
      </w:pPr>
      <w:del w:id="490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if (answer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 || 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</w:delText>
        </w:r>
      </w:del>
    </w:p>
    <w:p w14:paraId="3D26FBE2" w14:textId="7B85557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06" w:author="Hitech" w:date="2025-06-20T21:38:00Z"/>
          <w:rFonts w:ascii="Consolas" w:hAnsi="Consolas"/>
          <w:sz w:val="18"/>
          <w:szCs w:val="18"/>
          <w:lang w:val="en-US"/>
        </w:rPr>
      </w:pPr>
      <w:del w:id="490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1B99DA21" w14:textId="452D852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08" w:author="Hitech" w:date="2025-06-20T21:38:00Z"/>
          <w:rFonts w:ascii="Consolas" w:hAnsi="Consolas"/>
          <w:sz w:val="18"/>
          <w:szCs w:val="18"/>
          <w:lang w:val="en-US"/>
        </w:rPr>
      </w:pPr>
      <w:del w:id="490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flag_employee = false;</w:delText>
        </w:r>
      </w:del>
    </w:p>
    <w:p w14:paraId="7851F356" w14:textId="7E5A4D5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10" w:author="Hitech" w:date="2025-06-20T21:38:00Z"/>
          <w:rFonts w:ascii="Consolas" w:hAnsi="Consolas"/>
          <w:sz w:val="18"/>
          <w:szCs w:val="18"/>
          <w:lang w:val="en-US"/>
        </w:rPr>
      </w:pPr>
      <w:del w:id="491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7AF111CA" w14:textId="1811B72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12" w:author="Hitech" w:date="2025-06-20T21:38:00Z"/>
          <w:rFonts w:ascii="Consolas" w:hAnsi="Consolas"/>
          <w:sz w:val="18"/>
          <w:szCs w:val="18"/>
          <w:lang w:val="en-US"/>
        </w:rPr>
      </w:pPr>
      <w:del w:id="491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}</w:delText>
        </w:r>
      </w:del>
    </w:p>
    <w:p w14:paraId="0D4473CA" w14:textId="7AAB638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14" w:author="Hitech" w:date="2025-06-20T21:38:00Z"/>
          <w:rFonts w:ascii="Consolas" w:hAnsi="Consolas"/>
          <w:sz w:val="18"/>
          <w:szCs w:val="18"/>
          <w:lang w:val="en-US"/>
        </w:rPr>
      </w:pPr>
      <w:del w:id="491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catch</w:delText>
        </w:r>
      </w:del>
    </w:p>
    <w:p w14:paraId="161AB42C" w14:textId="1C15F32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16" w:author="Hitech" w:date="2025-06-20T21:38:00Z"/>
          <w:rFonts w:ascii="Consolas" w:hAnsi="Consolas"/>
          <w:sz w:val="18"/>
          <w:szCs w:val="18"/>
          <w:lang w:val="en-US"/>
        </w:rPr>
      </w:pPr>
      <w:del w:id="491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197EC0C5" w14:textId="04616EC4" w:rsidR="005F2C19" w:rsidRPr="001F3524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18" w:author="Hitech" w:date="2025-06-20T21:38:00Z"/>
          <w:rFonts w:ascii="Consolas" w:hAnsi="Consolas"/>
          <w:sz w:val="18"/>
          <w:szCs w:val="18"/>
        </w:rPr>
      </w:pPr>
      <w:del w:id="491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</w:delText>
        </w:r>
        <w:r w:rsidRPr="001F3524" w:rsidDel="00B310DD">
          <w:rPr>
            <w:rFonts w:ascii="Consolas" w:hAnsi="Consolas"/>
            <w:sz w:val="18"/>
            <w:szCs w:val="18"/>
          </w:rPr>
          <w:delText>.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WriteLine</w:delText>
        </w:r>
        <w:r w:rsidRPr="001F3524" w:rsidDel="00B310DD">
          <w:rPr>
            <w:rFonts w:ascii="Consolas" w:hAnsi="Consolas"/>
            <w:sz w:val="18"/>
            <w:szCs w:val="18"/>
          </w:rPr>
          <w:delText>("</w:delText>
        </w:r>
        <w:r w:rsidRPr="00B527B2" w:rsidDel="00B310DD">
          <w:rPr>
            <w:rFonts w:ascii="Consolas" w:hAnsi="Consolas"/>
            <w:sz w:val="18"/>
            <w:szCs w:val="18"/>
          </w:rPr>
          <w:delText>Ошибка</w:delText>
        </w:r>
        <w:r w:rsidRPr="001F3524" w:rsidDel="00B310DD">
          <w:rPr>
            <w:rFonts w:ascii="Consolas" w:hAnsi="Consolas"/>
            <w:sz w:val="18"/>
            <w:szCs w:val="18"/>
          </w:rPr>
          <w:delText>,</w:delText>
        </w:r>
        <w:r w:rsidRPr="00B527B2" w:rsidDel="00B310DD">
          <w:rPr>
            <w:rFonts w:ascii="Consolas" w:hAnsi="Consolas"/>
            <w:sz w:val="18"/>
            <w:szCs w:val="18"/>
          </w:rPr>
          <w:delText>попробуйте</w:delText>
        </w:r>
        <w:r w:rsidRPr="001F3524" w:rsidDel="00B310DD">
          <w:rPr>
            <w:rFonts w:ascii="Consolas" w:hAnsi="Consolas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еще</w:delText>
        </w:r>
        <w:r w:rsidRPr="001F3524" w:rsidDel="00B310DD">
          <w:rPr>
            <w:rFonts w:ascii="Consolas" w:hAnsi="Consolas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раз</w:delText>
        </w:r>
        <w:r w:rsidRPr="001F3524" w:rsidDel="00B310DD">
          <w:rPr>
            <w:rFonts w:ascii="Consolas" w:hAnsi="Consolas"/>
            <w:sz w:val="18"/>
            <w:szCs w:val="18"/>
          </w:rPr>
          <w:delText>");</w:delText>
        </w:r>
      </w:del>
    </w:p>
    <w:p w14:paraId="2EB615AB" w14:textId="284F72B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20" w:author="Hitech" w:date="2025-06-20T21:38:00Z"/>
          <w:rFonts w:ascii="Consolas" w:hAnsi="Consolas"/>
          <w:sz w:val="18"/>
          <w:szCs w:val="18"/>
          <w:lang w:val="en-US"/>
        </w:rPr>
      </w:pPr>
      <w:del w:id="4921" w:author="Hitech" w:date="2025-06-20T21:38:00Z">
        <w:r w:rsidRPr="001F3524" w:rsidDel="00B310DD">
          <w:rPr>
            <w:rFonts w:ascii="Consolas" w:hAnsi="Consolas"/>
            <w:sz w:val="18"/>
            <w:szCs w:val="18"/>
          </w:rPr>
          <w:delText xml:space="preserve">                    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}</w:delText>
        </w:r>
      </w:del>
    </w:p>
    <w:p w14:paraId="1A69FB45" w14:textId="3C643DE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22" w:author="Hitech" w:date="2025-06-20T21:38:00Z"/>
          <w:rFonts w:ascii="Consolas" w:hAnsi="Consolas"/>
          <w:sz w:val="18"/>
          <w:szCs w:val="18"/>
          <w:lang w:val="en-US"/>
        </w:rPr>
      </w:pPr>
      <w:del w:id="492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break;</w:delText>
        </w:r>
      </w:del>
    </w:p>
    <w:p w14:paraId="6ED937BE" w14:textId="6CA68B2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24" w:author="Hitech" w:date="2025-06-20T21:38:00Z"/>
          <w:rFonts w:ascii="Consolas" w:hAnsi="Consolas"/>
          <w:sz w:val="18"/>
          <w:szCs w:val="18"/>
          <w:lang w:val="en-US"/>
        </w:rPr>
      </w:pPr>
      <w:del w:id="492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case '3':</w:delText>
        </w:r>
      </w:del>
    </w:p>
    <w:p w14:paraId="1E3C5E46" w14:textId="4C35034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26" w:author="Hitech" w:date="2025-06-20T21:38:00Z"/>
          <w:rFonts w:ascii="Consolas" w:hAnsi="Consolas"/>
          <w:sz w:val="18"/>
          <w:szCs w:val="18"/>
          <w:lang w:val="en-US"/>
        </w:rPr>
      </w:pPr>
      <w:del w:id="492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try</w:delText>
        </w:r>
      </w:del>
    </w:p>
    <w:p w14:paraId="0CF96CCA" w14:textId="28CC7A5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28" w:author="Hitech" w:date="2025-06-20T21:38:00Z"/>
          <w:rFonts w:ascii="Consolas" w:hAnsi="Consolas"/>
          <w:sz w:val="18"/>
          <w:szCs w:val="18"/>
          <w:lang w:val="en-US"/>
        </w:rPr>
      </w:pPr>
      <w:del w:id="492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57CF2E30" w14:textId="477F100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30" w:author="Hitech" w:date="2025-06-20T21:38:00Z"/>
          <w:rFonts w:ascii="Consolas" w:hAnsi="Consolas"/>
          <w:sz w:val="18"/>
          <w:szCs w:val="18"/>
          <w:lang w:val="en-US"/>
        </w:rPr>
      </w:pPr>
      <w:del w:id="493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Console.Clear();</w:delText>
        </w:r>
      </w:del>
    </w:p>
    <w:p w14:paraId="422BD91B" w14:textId="47C4407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32" w:author="Hitech" w:date="2025-06-20T21:38:00Z"/>
          <w:rFonts w:ascii="Consolas" w:hAnsi="Consolas"/>
          <w:sz w:val="18"/>
          <w:szCs w:val="18"/>
          <w:lang w:val="en-US"/>
        </w:rPr>
      </w:pPr>
      <w:del w:id="493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list3.Add(Employee.AddEmployee());</w:delText>
        </w:r>
      </w:del>
    </w:p>
    <w:p w14:paraId="2734A957" w14:textId="4EE9367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34" w:author="Hitech" w:date="2025-06-20T21:38:00Z"/>
          <w:rFonts w:ascii="Consolas" w:hAnsi="Consolas"/>
          <w:sz w:val="18"/>
          <w:szCs w:val="18"/>
          <w:lang w:val="en-US"/>
        </w:rPr>
      </w:pPr>
      <w:del w:id="493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list3.Last().SaveEmployees();</w:delText>
        </w:r>
      </w:del>
    </w:p>
    <w:p w14:paraId="2A5141DA" w14:textId="6F77873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36" w:author="Hitech" w:date="2025-06-20T21:38:00Z"/>
          <w:rFonts w:ascii="Consolas" w:hAnsi="Consolas"/>
          <w:sz w:val="18"/>
          <w:szCs w:val="18"/>
          <w:lang w:val="en-US"/>
        </w:rPr>
      </w:pPr>
      <w:del w:id="493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Console.Write("</w:delText>
        </w:r>
        <w:r w:rsidRPr="00B527B2" w:rsidDel="00B310DD">
          <w:rPr>
            <w:rFonts w:ascii="Consolas" w:hAnsi="Consolas"/>
            <w:sz w:val="18"/>
            <w:szCs w:val="18"/>
          </w:rPr>
          <w:delText>Хотите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продолжить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? ");</w:delText>
        </w:r>
      </w:del>
    </w:p>
    <w:p w14:paraId="0A581A78" w14:textId="578A849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38" w:author="Hitech" w:date="2025-06-20T21:38:00Z"/>
          <w:rFonts w:ascii="Consolas" w:hAnsi="Consolas"/>
          <w:sz w:val="18"/>
          <w:szCs w:val="18"/>
          <w:lang w:val="en-US"/>
        </w:rPr>
      </w:pPr>
      <w:del w:id="493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string answer = Console.ReadLine();</w:delText>
        </w:r>
      </w:del>
    </w:p>
    <w:p w14:paraId="70FC3200" w14:textId="179BC2D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40" w:author="Hitech" w:date="2025-06-20T21:38:00Z"/>
          <w:rFonts w:ascii="Consolas" w:hAnsi="Consolas"/>
          <w:sz w:val="18"/>
          <w:szCs w:val="18"/>
          <w:lang w:val="en-US"/>
        </w:rPr>
      </w:pPr>
      <w:del w:id="494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if (answer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 || 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</w:delText>
        </w:r>
      </w:del>
    </w:p>
    <w:p w14:paraId="161723FC" w14:textId="4D8F203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42" w:author="Hitech" w:date="2025-06-20T21:38:00Z"/>
          <w:rFonts w:ascii="Consolas" w:hAnsi="Consolas"/>
          <w:sz w:val="18"/>
          <w:szCs w:val="18"/>
          <w:lang w:val="en-US"/>
        </w:rPr>
      </w:pPr>
      <w:del w:id="494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10CC494D" w14:textId="06D434A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44" w:author="Hitech" w:date="2025-06-20T21:38:00Z"/>
          <w:rFonts w:ascii="Consolas" w:hAnsi="Consolas"/>
          <w:sz w:val="18"/>
          <w:szCs w:val="18"/>
          <w:lang w:val="en-US"/>
        </w:rPr>
      </w:pPr>
      <w:del w:id="494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flag_employee = false;</w:delText>
        </w:r>
      </w:del>
    </w:p>
    <w:p w14:paraId="0824BEC8" w14:textId="15F4AD82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46" w:author="Hitech" w:date="2025-06-20T21:38:00Z"/>
          <w:rFonts w:ascii="Consolas" w:hAnsi="Consolas"/>
          <w:sz w:val="18"/>
          <w:szCs w:val="18"/>
          <w:lang w:val="en-US"/>
        </w:rPr>
      </w:pPr>
      <w:del w:id="494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04B7ADCA" w14:textId="66B1089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48" w:author="Hitech" w:date="2025-06-20T21:38:00Z"/>
          <w:rFonts w:ascii="Consolas" w:hAnsi="Consolas"/>
          <w:sz w:val="18"/>
          <w:szCs w:val="18"/>
          <w:lang w:val="en-US"/>
        </w:rPr>
      </w:pPr>
      <w:del w:id="494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}</w:delText>
        </w:r>
      </w:del>
    </w:p>
    <w:p w14:paraId="1592DB87" w14:textId="181C73E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50" w:author="Hitech" w:date="2025-06-20T21:38:00Z"/>
          <w:rFonts w:ascii="Consolas" w:hAnsi="Consolas"/>
          <w:sz w:val="18"/>
          <w:szCs w:val="18"/>
          <w:lang w:val="en-US"/>
        </w:rPr>
      </w:pPr>
      <w:del w:id="495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catch</w:delText>
        </w:r>
      </w:del>
    </w:p>
    <w:p w14:paraId="3DFC85E9" w14:textId="1696C48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52" w:author="Hitech" w:date="2025-06-20T21:38:00Z"/>
          <w:rFonts w:ascii="Consolas" w:hAnsi="Consolas"/>
          <w:sz w:val="18"/>
          <w:szCs w:val="18"/>
          <w:lang w:val="en-US"/>
        </w:rPr>
      </w:pPr>
      <w:del w:id="495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1BAA1A82" w14:textId="2C1E1A55" w:rsidR="005F2C19" w:rsidRPr="001F3524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54" w:author="Hitech" w:date="2025-06-20T21:38:00Z"/>
          <w:rFonts w:ascii="Consolas" w:hAnsi="Consolas"/>
          <w:sz w:val="18"/>
          <w:szCs w:val="18"/>
        </w:rPr>
      </w:pPr>
      <w:del w:id="495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</w:delText>
        </w:r>
        <w:r w:rsidRPr="001F3524" w:rsidDel="00B310DD">
          <w:rPr>
            <w:rFonts w:ascii="Consolas" w:hAnsi="Consolas"/>
            <w:sz w:val="18"/>
            <w:szCs w:val="18"/>
          </w:rPr>
          <w:delText>.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WriteLine</w:delText>
        </w:r>
        <w:r w:rsidRPr="001F3524" w:rsidDel="00B310DD">
          <w:rPr>
            <w:rFonts w:ascii="Consolas" w:hAnsi="Consolas"/>
            <w:sz w:val="18"/>
            <w:szCs w:val="18"/>
          </w:rPr>
          <w:delText>("</w:delText>
        </w:r>
        <w:r w:rsidRPr="00B527B2" w:rsidDel="00B310DD">
          <w:rPr>
            <w:rFonts w:ascii="Consolas" w:hAnsi="Consolas"/>
            <w:sz w:val="18"/>
            <w:szCs w:val="18"/>
          </w:rPr>
          <w:delText>Ошибка</w:delText>
        </w:r>
        <w:r w:rsidRPr="001F3524" w:rsidDel="00B310DD">
          <w:rPr>
            <w:rFonts w:ascii="Consolas" w:hAnsi="Consolas"/>
            <w:sz w:val="18"/>
            <w:szCs w:val="18"/>
          </w:rPr>
          <w:delText>,</w:delText>
        </w:r>
        <w:r w:rsidRPr="00B527B2" w:rsidDel="00B310DD">
          <w:rPr>
            <w:rFonts w:ascii="Consolas" w:hAnsi="Consolas"/>
            <w:sz w:val="18"/>
            <w:szCs w:val="18"/>
          </w:rPr>
          <w:delText>попробуйте</w:delText>
        </w:r>
        <w:r w:rsidRPr="001F3524" w:rsidDel="00B310DD">
          <w:rPr>
            <w:rFonts w:ascii="Consolas" w:hAnsi="Consolas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еще</w:delText>
        </w:r>
        <w:r w:rsidRPr="001F3524" w:rsidDel="00B310DD">
          <w:rPr>
            <w:rFonts w:ascii="Consolas" w:hAnsi="Consolas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раз</w:delText>
        </w:r>
        <w:r w:rsidRPr="001F3524" w:rsidDel="00B310DD">
          <w:rPr>
            <w:rFonts w:ascii="Consolas" w:hAnsi="Consolas"/>
            <w:sz w:val="18"/>
            <w:szCs w:val="18"/>
          </w:rPr>
          <w:delText>");</w:delText>
        </w:r>
      </w:del>
    </w:p>
    <w:p w14:paraId="67C79F0D" w14:textId="01FC92F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56" w:author="Hitech" w:date="2025-06-20T21:38:00Z"/>
          <w:rFonts w:ascii="Consolas" w:hAnsi="Consolas"/>
          <w:sz w:val="18"/>
          <w:szCs w:val="18"/>
          <w:lang w:val="en-US"/>
        </w:rPr>
      </w:pPr>
      <w:del w:id="4957" w:author="Hitech" w:date="2025-06-20T21:38:00Z">
        <w:r w:rsidRPr="001F3524" w:rsidDel="00B310DD">
          <w:rPr>
            <w:rFonts w:ascii="Consolas" w:hAnsi="Consolas"/>
            <w:sz w:val="18"/>
            <w:szCs w:val="18"/>
          </w:rPr>
          <w:delText xml:space="preserve">                    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}</w:delText>
        </w:r>
      </w:del>
    </w:p>
    <w:p w14:paraId="702DADE8" w14:textId="519F8EC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58" w:author="Hitech" w:date="2025-06-20T21:38:00Z"/>
          <w:rFonts w:ascii="Consolas" w:hAnsi="Consolas"/>
          <w:sz w:val="18"/>
          <w:szCs w:val="18"/>
          <w:lang w:val="en-US"/>
        </w:rPr>
      </w:pPr>
      <w:del w:id="495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break;</w:delText>
        </w:r>
      </w:del>
    </w:p>
    <w:p w14:paraId="2375849C" w14:textId="52687B7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60" w:author="Hitech" w:date="2025-06-20T21:38:00Z"/>
          <w:rFonts w:ascii="Consolas" w:hAnsi="Consolas"/>
          <w:sz w:val="18"/>
          <w:szCs w:val="18"/>
          <w:lang w:val="en-US"/>
        </w:rPr>
      </w:pPr>
      <w:del w:id="496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case '4':</w:delText>
        </w:r>
      </w:del>
    </w:p>
    <w:p w14:paraId="6E6D1ABA" w14:textId="0D558E5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62" w:author="Hitech" w:date="2025-06-20T21:38:00Z"/>
          <w:rFonts w:ascii="Consolas" w:hAnsi="Consolas"/>
          <w:sz w:val="18"/>
          <w:szCs w:val="18"/>
          <w:lang w:val="en-US"/>
        </w:rPr>
      </w:pPr>
      <w:del w:id="496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try</w:delText>
        </w:r>
      </w:del>
    </w:p>
    <w:p w14:paraId="6AA74B67" w14:textId="2641D6E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64" w:author="Hitech" w:date="2025-06-20T21:38:00Z"/>
          <w:rFonts w:ascii="Consolas" w:hAnsi="Consolas"/>
          <w:sz w:val="18"/>
          <w:szCs w:val="18"/>
          <w:lang w:val="en-US"/>
        </w:rPr>
      </w:pPr>
      <w:del w:id="496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2F0495BF" w14:textId="46DF149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66" w:author="Hitech" w:date="2025-06-20T21:38:00Z"/>
          <w:rFonts w:ascii="Consolas" w:hAnsi="Consolas"/>
          <w:sz w:val="18"/>
          <w:szCs w:val="18"/>
          <w:lang w:val="en-US"/>
        </w:rPr>
      </w:pPr>
      <w:del w:id="496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Employee.Delete(list3);</w:delText>
        </w:r>
      </w:del>
    </w:p>
    <w:p w14:paraId="5DF1865E" w14:textId="76ADDF4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68" w:author="Hitech" w:date="2025-06-20T21:38:00Z"/>
          <w:rFonts w:ascii="Consolas" w:hAnsi="Consolas"/>
          <w:sz w:val="18"/>
          <w:szCs w:val="18"/>
          <w:lang w:val="en-US"/>
        </w:rPr>
      </w:pPr>
      <w:del w:id="496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Console.Write("</w:delText>
        </w:r>
        <w:r w:rsidRPr="00B527B2" w:rsidDel="00B310DD">
          <w:rPr>
            <w:rFonts w:ascii="Consolas" w:hAnsi="Consolas"/>
            <w:sz w:val="18"/>
            <w:szCs w:val="18"/>
          </w:rPr>
          <w:delText>Хотите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продолжить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? ");</w:delText>
        </w:r>
      </w:del>
    </w:p>
    <w:p w14:paraId="15BCB704" w14:textId="367D2D0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70" w:author="Hitech" w:date="2025-06-20T21:38:00Z"/>
          <w:rFonts w:ascii="Consolas" w:hAnsi="Consolas"/>
          <w:sz w:val="18"/>
          <w:szCs w:val="18"/>
          <w:lang w:val="en-US"/>
        </w:rPr>
      </w:pPr>
      <w:del w:id="497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string answer = Console.ReadLine();</w:delText>
        </w:r>
      </w:del>
    </w:p>
    <w:p w14:paraId="03C5D964" w14:textId="702558A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72" w:author="Hitech" w:date="2025-06-20T21:38:00Z"/>
          <w:rFonts w:ascii="Consolas" w:hAnsi="Consolas"/>
          <w:sz w:val="18"/>
          <w:szCs w:val="18"/>
          <w:lang w:val="en-US"/>
        </w:rPr>
      </w:pPr>
      <w:del w:id="497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if (answer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 || answer == "</w:delText>
        </w:r>
        <w:r w:rsidRPr="00B527B2" w:rsidDel="00B310DD">
          <w:rPr>
            <w:rFonts w:ascii="Consolas" w:hAnsi="Consolas"/>
            <w:sz w:val="18"/>
            <w:szCs w:val="18"/>
          </w:rPr>
          <w:delText>нет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</w:delText>
        </w:r>
      </w:del>
    </w:p>
    <w:p w14:paraId="58318900" w14:textId="63C7497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74" w:author="Hitech" w:date="2025-06-20T21:38:00Z"/>
          <w:rFonts w:ascii="Consolas" w:hAnsi="Consolas"/>
          <w:sz w:val="18"/>
          <w:szCs w:val="18"/>
          <w:lang w:val="en-US"/>
        </w:rPr>
      </w:pPr>
      <w:del w:id="497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{</w:delText>
        </w:r>
      </w:del>
    </w:p>
    <w:p w14:paraId="7F619D43" w14:textId="6F5B81F3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76" w:author="Hitech" w:date="2025-06-20T21:38:00Z"/>
          <w:rFonts w:ascii="Consolas" w:hAnsi="Consolas"/>
          <w:sz w:val="18"/>
          <w:szCs w:val="18"/>
          <w:lang w:val="en-US"/>
        </w:rPr>
      </w:pPr>
      <w:del w:id="497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    flag_employee = false;</w:delText>
        </w:r>
      </w:del>
    </w:p>
    <w:p w14:paraId="5EDB127E" w14:textId="249527F0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78" w:author="Hitech" w:date="2025-06-20T21:38:00Z"/>
          <w:rFonts w:ascii="Consolas" w:hAnsi="Consolas"/>
          <w:sz w:val="18"/>
          <w:szCs w:val="18"/>
          <w:lang w:val="en-US"/>
        </w:rPr>
      </w:pPr>
      <w:del w:id="497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}</w:delText>
        </w:r>
      </w:del>
    </w:p>
    <w:p w14:paraId="15614F0E" w14:textId="0929E1F5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80" w:author="Hitech" w:date="2025-06-20T21:38:00Z"/>
          <w:rFonts w:ascii="Consolas" w:hAnsi="Consolas"/>
          <w:sz w:val="18"/>
          <w:szCs w:val="18"/>
          <w:lang w:val="en-US"/>
        </w:rPr>
      </w:pPr>
      <w:del w:id="498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}</w:delText>
        </w:r>
      </w:del>
    </w:p>
    <w:p w14:paraId="51229969" w14:textId="26CE1739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82" w:author="Hitech" w:date="2025-06-20T21:38:00Z"/>
          <w:rFonts w:ascii="Consolas" w:hAnsi="Consolas"/>
          <w:sz w:val="18"/>
          <w:szCs w:val="18"/>
          <w:lang w:val="en-US"/>
        </w:rPr>
      </w:pPr>
      <w:del w:id="498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catch</w:delText>
        </w:r>
      </w:del>
    </w:p>
    <w:p w14:paraId="37643C5E" w14:textId="4B5DA76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84" w:author="Hitech" w:date="2025-06-20T21:38:00Z"/>
          <w:rFonts w:ascii="Consolas" w:hAnsi="Consolas"/>
          <w:sz w:val="18"/>
          <w:szCs w:val="18"/>
          <w:lang w:val="en-US"/>
        </w:rPr>
      </w:pPr>
      <w:del w:id="498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{</w:delText>
        </w:r>
      </w:del>
    </w:p>
    <w:p w14:paraId="1B6CB938" w14:textId="2B8DF8F0" w:rsidR="005F2C19" w:rsidRPr="001F3524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86" w:author="Hitech" w:date="2025-06-20T21:38:00Z"/>
          <w:rFonts w:ascii="Consolas" w:hAnsi="Consolas"/>
          <w:sz w:val="18"/>
          <w:szCs w:val="18"/>
        </w:rPr>
      </w:pPr>
      <w:del w:id="498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    Console</w:delText>
        </w:r>
        <w:r w:rsidRPr="001F3524" w:rsidDel="00B310DD">
          <w:rPr>
            <w:rFonts w:ascii="Consolas" w:hAnsi="Consolas"/>
            <w:sz w:val="18"/>
            <w:szCs w:val="18"/>
          </w:rPr>
          <w:delText>.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WriteLine</w:delText>
        </w:r>
        <w:r w:rsidRPr="001F3524" w:rsidDel="00B310DD">
          <w:rPr>
            <w:rFonts w:ascii="Consolas" w:hAnsi="Consolas"/>
            <w:sz w:val="18"/>
            <w:szCs w:val="18"/>
          </w:rPr>
          <w:delText>("</w:delText>
        </w:r>
        <w:r w:rsidRPr="00B527B2" w:rsidDel="00B310DD">
          <w:rPr>
            <w:rFonts w:ascii="Consolas" w:hAnsi="Consolas"/>
            <w:sz w:val="18"/>
            <w:szCs w:val="18"/>
          </w:rPr>
          <w:delText>Ошибка</w:delText>
        </w:r>
        <w:r w:rsidRPr="001F3524" w:rsidDel="00B310DD">
          <w:rPr>
            <w:rFonts w:ascii="Consolas" w:hAnsi="Consolas"/>
            <w:sz w:val="18"/>
            <w:szCs w:val="18"/>
          </w:rPr>
          <w:delText>,</w:delText>
        </w:r>
        <w:r w:rsidRPr="00B527B2" w:rsidDel="00B310DD">
          <w:rPr>
            <w:rFonts w:ascii="Consolas" w:hAnsi="Consolas"/>
            <w:sz w:val="18"/>
            <w:szCs w:val="18"/>
          </w:rPr>
          <w:delText>попробуйте</w:delText>
        </w:r>
        <w:r w:rsidRPr="001F3524" w:rsidDel="00B310DD">
          <w:rPr>
            <w:rFonts w:ascii="Consolas" w:hAnsi="Consolas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еще</w:delText>
        </w:r>
        <w:r w:rsidRPr="001F3524" w:rsidDel="00B310DD">
          <w:rPr>
            <w:rFonts w:ascii="Consolas" w:hAnsi="Consolas"/>
            <w:sz w:val="18"/>
            <w:szCs w:val="18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раз</w:delText>
        </w:r>
        <w:r w:rsidRPr="001F3524" w:rsidDel="00B310DD">
          <w:rPr>
            <w:rFonts w:ascii="Consolas" w:hAnsi="Consolas"/>
            <w:sz w:val="18"/>
            <w:szCs w:val="18"/>
          </w:rPr>
          <w:delText>");</w:delText>
        </w:r>
      </w:del>
    </w:p>
    <w:p w14:paraId="350A4F5E" w14:textId="6322C23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88" w:author="Hitech" w:date="2025-06-20T21:38:00Z"/>
          <w:rFonts w:ascii="Consolas" w:hAnsi="Consolas"/>
          <w:sz w:val="18"/>
          <w:szCs w:val="18"/>
          <w:lang w:val="en-US"/>
        </w:rPr>
      </w:pPr>
      <w:del w:id="4989" w:author="Hitech" w:date="2025-06-20T21:38:00Z">
        <w:r w:rsidRPr="001F3524" w:rsidDel="00B310DD">
          <w:rPr>
            <w:rFonts w:ascii="Consolas" w:hAnsi="Consolas"/>
            <w:sz w:val="18"/>
            <w:szCs w:val="18"/>
          </w:rPr>
          <w:delText xml:space="preserve">                                    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}</w:delText>
        </w:r>
      </w:del>
    </w:p>
    <w:p w14:paraId="6793A190" w14:textId="4781C4D8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90" w:author="Hitech" w:date="2025-06-20T21:38:00Z"/>
          <w:rFonts w:ascii="Consolas" w:hAnsi="Consolas"/>
          <w:sz w:val="18"/>
          <w:szCs w:val="18"/>
          <w:lang w:val="en-US"/>
        </w:rPr>
      </w:pPr>
      <w:del w:id="499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break;</w:delText>
        </w:r>
      </w:del>
    </w:p>
    <w:p w14:paraId="25A9F80B" w14:textId="58697EE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92" w:author="Hitech" w:date="2025-06-20T21:38:00Z"/>
          <w:rFonts w:ascii="Consolas" w:hAnsi="Consolas"/>
          <w:sz w:val="18"/>
          <w:szCs w:val="18"/>
          <w:lang w:val="en-US"/>
        </w:rPr>
      </w:pPr>
      <w:del w:id="499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case '5':flag_employee = false;</w:delText>
        </w:r>
      </w:del>
    </w:p>
    <w:p w14:paraId="049D729A" w14:textId="6235C44C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94" w:author="Hitech" w:date="2025-06-20T21:38:00Z"/>
          <w:rFonts w:ascii="Consolas" w:hAnsi="Consolas"/>
          <w:sz w:val="18"/>
          <w:szCs w:val="18"/>
          <w:lang w:val="en-US"/>
        </w:rPr>
      </w:pPr>
      <w:del w:id="499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break;</w:delText>
        </w:r>
      </w:del>
    </w:p>
    <w:p w14:paraId="27421EB1" w14:textId="64E8A7DA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96" w:author="Hitech" w:date="2025-06-20T21:38:00Z"/>
          <w:rFonts w:ascii="Consolas" w:hAnsi="Consolas"/>
          <w:sz w:val="18"/>
          <w:szCs w:val="18"/>
          <w:lang w:val="en-US"/>
        </w:rPr>
      </w:pPr>
      <w:del w:id="499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default:Console.WriteLine("</w:delText>
        </w:r>
        <w:r w:rsidRPr="00B527B2" w:rsidDel="00B310DD">
          <w:rPr>
            <w:rFonts w:ascii="Consolas" w:hAnsi="Consolas"/>
            <w:sz w:val="18"/>
            <w:szCs w:val="18"/>
          </w:rPr>
          <w:delText>Ошибка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,</w:delText>
        </w:r>
        <w:r w:rsidRPr="00B527B2" w:rsidDel="00B310DD">
          <w:rPr>
            <w:rFonts w:ascii="Consolas" w:hAnsi="Consolas"/>
            <w:sz w:val="18"/>
            <w:szCs w:val="18"/>
          </w:rPr>
          <w:delText>попробуйте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еще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раз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2EA02E3D" w14:textId="4C7C560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4998" w:author="Hitech" w:date="2025-06-20T21:38:00Z"/>
          <w:rFonts w:ascii="Consolas" w:hAnsi="Consolas"/>
          <w:sz w:val="18"/>
          <w:szCs w:val="18"/>
          <w:lang w:val="en-US"/>
        </w:rPr>
      </w:pPr>
      <w:del w:id="499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        break;</w:delText>
        </w:r>
      </w:del>
    </w:p>
    <w:p w14:paraId="521AAE01" w14:textId="58FCF95F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00" w:author="Hitech" w:date="2025-06-20T21:38:00Z"/>
          <w:rFonts w:ascii="Consolas" w:hAnsi="Consolas"/>
          <w:sz w:val="18"/>
          <w:szCs w:val="18"/>
          <w:lang w:val="en-US"/>
        </w:rPr>
      </w:pPr>
      <w:del w:id="500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    }</w:delText>
        </w:r>
      </w:del>
    </w:p>
    <w:p w14:paraId="64924004" w14:textId="7BF79F81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02" w:author="Hitech" w:date="2025-06-20T21:38:00Z"/>
          <w:rFonts w:ascii="Consolas" w:hAnsi="Consolas"/>
          <w:sz w:val="18"/>
          <w:szCs w:val="18"/>
          <w:lang w:val="en-US"/>
        </w:rPr>
      </w:pPr>
      <w:del w:id="5003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}</w:delText>
        </w:r>
      </w:del>
    </w:p>
    <w:p w14:paraId="59AEC99F" w14:textId="65AF0A9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04" w:author="Hitech" w:date="2025-06-20T21:38:00Z"/>
          <w:rFonts w:ascii="Consolas" w:hAnsi="Consolas"/>
          <w:sz w:val="18"/>
          <w:szCs w:val="18"/>
          <w:lang w:val="en-US"/>
        </w:rPr>
      </w:pPr>
      <w:del w:id="5005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break;</w:delText>
        </w:r>
      </w:del>
    </w:p>
    <w:p w14:paraId="2179AF62" w14:textId="0735AD34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06" w:author="Hitech" w:date="2025-06-20T21:38:00Z"/>
          <w:rFonts w:ascii="Consolas" w:hAnsi="Consolas"/>
          <w:sz w:val="18"/>
          <w:szCs w:val="18"/>
          <w:lang w:val="en-US"/>
        </w:rPr>
      </w:pPr>
      <w:del w:id="5007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case '4':return;</w:delText>
        </w:r>
      </w:del>
    </w:p>
    <w:p w14:paraId="5449F52D" w14:textId="4A25842E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08" w:author="Hitech" w:date="2025-06-20T21:38:00Z"/>
          <w:rFonts w:ascii="Consolas" w:hAnsi="Consolas"/>
          <w:sz w:val="18"/>
          <w:szCs w:val="18"/>
          <w:lang w:val="en-US"/>
        </w:rPr>
      </w:pPr>
      <w:del w:id="5009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default:Console.WriteLine("</w:delText>
        </w:r>
        <w:r w:rsidRPr="00B527B2" w:rsidDel="00B310DD">
          <w:rPr>
            <w:rFonts w:ascii="Consolas" w:hAnsi="Consolas"/>
            <w:sz w:val="18"/>
            <w:szCs w:val="18"/>
          </w:rPr>
          <w:delText>Ошибка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,</w:delText>
        </w:r>
        <w:r w:rsidRPr="00B527B2" w:rsidDel="00B310DD">
          <w:rPr>
            <w:rFonts w:ascii="Consolas" w:hAnsi="Consolas"/>
            <w:sz w:val="18"/>
            <w:szCs w:val="18"/>
          </w:rPr>
          <w:delText>попробуйте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еще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</w:delText>
        </w:r>
        <w:r w:rsidRPr="00B527B2" w:rsidDel="00B310DD">
          <w:rPr>
            <w:rFonts w:ascii="Consolas" w:hAnsi="Consolas"/>
            <w:sz w:val="18"/>
            <w:szCs w:val="18"/>
          </w:rPr>
          <w:delText>раз</w:delText>
        </w:r>
        <w:r w:rsidRPr="00B527B2" w:rsidDel="00B310DD">
          <w:rPr>
            <w:rFonts w:ascii="Consolas" w:hAnsi="Consolas"/>
            <w:sz w:val="18"/>
            <w:szCs w:val="18"/>
            <w:lang w:val="en-US"/>
          </w:rPr>
          <w:delText>");</w:delText>
        </w:r>
      </w:del>
    </w:p>
    <w:p w14:paraId="344FB07E" w14:textId="0C9D931D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10" w:author="Hitech" w:date="2025-06-20T21:38:00Z"/>
          <w:rFonts w:ascii="Consolas" w:hAnsi="Consolas"/>
          <w:sz w:val="18"/>
          <w:szCs w:val="18"/>
        </w:rPr>
      </w:pPr>
      <w:del w:id="5011" w:author="Hitech" w:date="2025-06-20T21:38:00Z">
        <w:r w:rsidRPr="00B527B2" w:rsidDel="00B310DD">
          <w:rPr>
            <w:rFonts w:ascii="Consolas" w:hAnsi="Consolas"/>
            <w:sz w:val="18"/>
            <w:szCs w:val="18"/>
            <w:lang w:val="en-US"/>
          </w:rPr>
          <w:delText xml:space="preserve">                        </w:delText>
        </w:r>
        <w:r w:rsidRPr="00B527B2" w:rsidDel="00B310DD">
          <w:rPr>
            <w:rFonts w:ascii="Consolas" w:hAnsi="Consolas"/>
            <w:sz w:val="18"/>
            <w:szCs w:val="18"/>
          </w:rPr>
          <w:delText>break;</w:delText>
        </w:r>
      </w:del>
    </w:p>
    <w:p w14:paraId="70328FE3" w14:textId="1421708B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12" w:author="Hitech" w:date="2025-06-20T21:38:00Z"/>
          <w:rFonts w:ascii="Consolas" w:hAnsi="Consolas"/>
          <w:sz w:val="18"/>
          <w:szCs w:val="18"/>
        </w:rPr>
      </w:pPr>
      <w:del w:id="5013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    }</w:delText>
        </w:r>
      </w:del>
    </w:p>
    <w:p w14:paraId="5EC6E78E" w14:textId="61E7300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14" w:author="Hitech" w:date="2025-06-20T21:38:00Z"/>
          <w:rFonts w:ascii="Consolas" w:hAnsi="Consolas"/>
          <w:sz w:val="18"/>
          <w:szCs w:val="18"/>
        </w:rPr>
      </w:pPr>
      <w:del w:id="5015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}</w:delText>
        </w:r>
      </w:del>
    </w:p>
    <w:p w14:paraId="0FAE289A" w14:textId="7D2A6AD6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16" w:author="Hitech" w:date="2025-06-20T21:38:00Z"/>
          <w:rFonts w:ascii="Consolas" w:hAnsi="Consolas"/>
          <w:sz w:val="18"/>
          <w:szCs w:val="18"/>
        </w:rPr>
      </w:pPr>
      <w:del w:id="5017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    Console.ReadKey();</w:delText>
        </w:r>
      </w:del>
    </w:p>
    <w:p w14:paraId="275852A5" w14:textId="5F517BF7" w:rsidR="005F2C19" w:rsidRPr="00B527B2" w:rsidDel="00B310DD" w:rsidRDefault="005F2C19" w:rsidP="00B310DD">
      <w:pPr>
        <w:autoSpaceDE w:val="0"/>
        <w:autoSpaceDN w:val="0"/>
        <w:adjustRightInd w:val="0"/>
        <w:spacing w:after="0" w:line="240" w:lineRule="auto"/>
        <w:rPr>
          <w:del w:id="5018" w:author="Hitech" w:date="2025-06-20T21:38:00Z"/>
          <w:rFonts w:ascii="Consolas" w:hAnsi="Consolas"/>
          <w:sz w:val="18"/>
          <w:szCs w:val="18"/>
        </w:rPr>
      </w:pPr>
      <w:del w:id="5019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    }</w:delText>
        </w:r>
      </w:del>
    </w:p>
    <w:p w14:paraId="02674E59" w14:textId="540DA60B" w:rsidR="00914B71" w:rsidRPr="00B527B2" w:rsidRDefault="005F2C19" w:rsidP="00B310DD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8"/>
          <w:szCs w:val="18"/>
        </w:rPr>
      </w:pPr>
      <w:del w:id="5020" w:author="Hitech" w:date="2025-06-20T21:38:00Z">
        <w:r w:rsidRPr="00B527B2" w:rsidDel="00B310DD">
          <w:rPr>
            <w:rFonts w:ascii="Consolas" w:hAnsi="Consolas"/>
            <w:sz w:val="18"/>
            <w:szCs w:val="18"/>
          </w:rPr>
          <w:delText xml:space="preserve">    }</w:delText>
        </w:r>
      </w:del>
    </w:p>
    <w:sectPr w:rsidR="00914B71" w:rsidRPr="00B527B2" w:rsidSect="005C6CDD">
      <w:footerReference w:type="default" r:id="rId22"/>
      <w:pgSz w:w="11906" w:h="16838"/>
      <w:pgMar w:top="1134" w:right="851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F01218" w14:textId="77777777" w:rsidR="00142B01" w:rsidRDefault="00142B01" w:rsidP="0027370C">
      <w:pPr>
        <w:spacing w:after="0" w:line="240" w:lineRule="auto"/>
      </w:pPr>
      <w:r>
        <w:separator/>
      </w:r>
    </w:p>
  </w:endnote>
  <w:endnote w:type="continuationSeparator" w:id="0">
    <w:p w14:paraId="3F532C1F" w14:textId="77777777" w:rsidR="00142B01" w:rsidRDefault="00142B01" w:rsidP="002737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09294536"/>
      <w:docPartObj>
        <w:docPartGallery w:val="Page Numbers (Bottom of Page)"/>
        <w:docPartUnique/>
      </w:docPartObj>
    </w:sdtPr>
    <w:sdtContent>
      <w:p w14:paraId="01BB0504" w14:textId="69DEE5E6" w:rsidR="001B4D4F" w:rsidRDefault="001B4D4F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E7314">
          <w:rPr>
            <w:noProof/>
          </w:rPr>
          <w:t>25</w:t>
        </w:r>
        <w:r>
          <w:fldChar w:fldCharType="end"/>
        </w:r>
      </w:p>
    </w:sdtContent>
  </w:sdt>
  <w:p w14:paraId="7EBC1589" w14:textId="77777777" w:rsidR="001B4D4F" w:rsidRDefault="001B4D4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FECB98" w14:textId="77777777" w:rsidR="00142B01" w:rsidRDefault="00142B01" w:rsidP="0027370C">
      <w:pPr>
        <w:spacing w:after="0" w:line="240" w:lineRule="auto"/>
      </w:pPr>
      <w:r>
        <w:separator/>
      </w:r>
    </w:p>
  </w:footnote>
  <w:footnote w:type="continuationSeparator" w:id="0">
    <w:p w14:paraId="7AB88FD4" w14:textId="77777777" w:rsidR="00142B01" w:rsidRDefault="00142B01" w:rsidP="002737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1E82B0D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0419000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</w:abstractNum>
  <w:abstractNum w:abstractNumId="2" w15:restartNumberingAfterBreak="0">
    <w:nsid w:val="04C77B7D"/>
    <w:multiLevelType w:val="hybridMultilevel"/>
    <w:tmpl w:val="76D06DA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5180CA7"/>
    <w:multiLevelType w:val="hybridMultilevel"/>
    <w:tmpl w:val="1C22B3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D35CFC"/>
    <w:multiLevelType w:val="multilevel"/>
    <w:tmpl w:val="621C5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F085F"/>
    <w:multiLevelType w:val="hybridMultilevel"/>
    <w:tmpl w:val="521EAEF0"/>
    <w:lvl w:ilvl="0" w:tplc="194A7F88">
      <w:start w:val="1"/>
      <w:numFmt w:val="decimal"/>
      <w:lvlText w:val="%1."/>
      <w:lvlJc w:val="left"/>
      <w:pPr>
        <w:ind w:left="14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4" w:hanging="360"/>
      </w:pPr>
    </w:lvl>
    <w:lvl w:ilvl="2" w:tplc="0419001B" w:tentative="1">
      <w:start w:val="1"/>
      <w:numFmt w:val="lowerRoman"/>
      <w:lvlText w:val="%3."/>
      <w:lvlJc w:val="right"/>
      <w:pPr>
        <w:ind w:left="2884" w:hanging="180"/>
      </w:pPr>
    </w:lvl>
    <w:lvl w:ilvl="3" w:tplc="0419000F" w:tentative="1">
      <w:start w:val="1"/>
      <w:numFmt w:val="decimal"/>
      <w:lvlText w:val="%4."/>
      <w:lvlJc w:val="left"/>
      <w:pPr>
        <w:ind w:left="3604" w:hanging="360"/>
      </w:pPr>
    </w:lvl>
    <w:lvl w:ilvl="4" w:tplc="04190019" w:tentative="1">
      <w:start w:val="1"/>
      <w:numFmt w:val="lowerLetter"/>
      <w:lvlText w:val="%5."/>
      <w:lvlJc w:val="left"/>
      <w:pPr>
        <w:ind w:left="4324" w:hanging="360"/>
      </w:pPr>
    </w:lvl>
    <w:lvl w:ilvl="5" w:tplc="0419001B" w:tentative="1">
      <w:start w:val="1"/>
      <w:numFmt w:val="lowerRoman"/>
      <w:lvlText w:val="%6."/>
      <w:lvlJc w:val="right"/>
      <w:pPr>
        <w:ind w:left="5044" w:hanging="180"/>
      </w:pPr>
    </w:lvl>
    <w:lvl w:ilvl="6" w:tplc="0419000F" w:tentative="1">
      <w:start w:val="1"/>
      <w:numFmt w:val="decimal"/>
      <w:lvlText w:val="%7."/>
      <w:lvlJc w:val="left"/>
      <w:pPr>
        <w:ind w:left="5764" w:hanging="360"/>
      </w:pPr>
    </w:lvl>
    <w:lvl w:ilvl="7" w:tplc="04190019" w:tentative="1">
      <w:start w:val="1"/>
      <w:numFmt w:val="lowerLetter"/>
      <w:lvlText w:val="%8."/>
      <w:lvlJc w:val="left"/>
      <w:pPr>
        <w:ind w:left="6484" w:hanging="360"/>
      </w:pPr>
    </w:lvl>
    <w:lvl w:ilvl="8" w:tplc="0419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6" w15:restartNumberingAfterBreak="0">
    <w:nsid w:val="1327620D"/>
    <w:multiLevelType w:val="hybridMultilevel"/>
    <w:tmpl w:val="5F18B08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CA64C4B"/>
    <w:multiLevelType w:val="hybridMultilevel"/>
    <w:tmpl w:val="21A058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40455DC"/>
    <w:multiLevelType w:val="hybridMultilevel"/>
    <w:tmpl w:val="DDA0EB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7A4788F"/>
    <w:multiLevelType w:val="hybridMultilevel"/>
    <w:tmpl w:val="1CBA813C"/>
    <w:lvl w:ilvl="0" w:tplc="9416B71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5A44CF"/>
    <w:multiLevelType w:val="hybridMultilevel"/>
    <w:tmpl w:val="E40ACF26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1" w15:restartNumberingAfterBreak="0">
    <w:nsid w:val="29AC62D6"/>
    <w:multiLevelType w:val="hybridMultilevel"/>
    <w:tmpl w:val="3B42A7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D05BEE"/>
    <w:multiLevelType w:val="hybridMultilevel"/>
    <w:tmpl w:val="E54C19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A4556A9"/>
    <w:multiLevelType w:val="hybridMultilevel"/>
    <w:tmpl w:val="FD8225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B6F6D52"/>
    <w:multiLevelType w:val="hybridMultilevel"/>
    <w:tmpl w:val="3D16D7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C876248"/>
    <w:multiLevelType w:val="multilevel"/>
    <w:tmpl w:val="68782F9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2C9E6A5F"/>
    <w:multiLevelType w:val="hybridMultilevel"/>
    <w:tmpl w:val="F656C20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2D54C2D"/>
    <w:multiLevelType w:val="hybridMultilevel"/>
    <w:tmpl w:val="908EFF76"/>
    <w:lvl w:ilvl="0" w:tplc="5732AF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B0B4AA8"/>
    <w:multiLevelType w:val="hybridMultilevel"/>
    <w:tmpl w:val="5A2CBA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8A0C97"/>
    <w:multiLevelType w:val="multilevel"/>
    <w:tmpl w:val="CBE6E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C33519"/>
    <w:multiLevelType w:val="hybridMultilevel"/>
    <w:tmpl w:val="FDAA2F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0E25510"/>
    <w:multiLevelType w:val="hybridMultilevel"/>
    <w:tmpl w:val="01C09A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2CA02A0"/>
    <w:multiLevelType w:val="hybridMultilevel"/>
    <w:tmpl w:val="DBDC41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3320515"/>
    <w:multiLevelType w:val="hybridMultilevel"/>
    <w:tmpl w:val="93CEB72A"/>
    <w:lvl w:ilvl="0" w:tplc="5732AF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3B234CC"/>
    <w:multiLevelType w:val="hybridMultilevel"/>
    <w:tmpl w:val="8BC47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A611F2B"/>
    <w:multiLevelType w:val="hybridMultilevel"/>
    <w:tmpl w:val="FDC648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B8D2B82"/>
    <w:multiLevelType w:val="hybridMultilevel"/>
    <w:tmpl w:val="FD0A18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DA87812"/>
    <w:multiLevelType w:val="multilevel"/>
    <w:tmpl w:val="2EF618A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8" w15:restartNumberingAfterBreak="0">
    <w:nsid w:val="4FB5205C"/>
    <w:multiLevelType w:val="hybridMultilevel"/>
    <w:tmpl w:val="60806F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C221D1"/>
    <w:multiLevelType w:val="hybridMultilevel"/>
    <w:tmpl w:val="1C9AB780"/>
    <w:lvl w:ilvl="0" w:tplc="040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0" w15:restartNumberingAfterBreak="0">
    <w:nsid w:val="59432639"/>
    <w:multiLevelType w:val="hybridMultilevel"/>
    <w:tmpl w:val="05A62E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A6E7DB9"/>
    <w:multiLevelType w:val="hybridMultilevel"/>
    <w:tmpl w:val="471C590C"/>
    <w:lvl w:ilvl="0" w:tplc="17CA05AE">
      <w:start w:val="1"/>
      <w:numFmt w:val="decimal"/>
      <w:lvlText w:val="%1."/>
      <w:lvlJc w:val="left"/>
      <w:pPr>
        <w:ind w:left="567" w:hanging="20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B64A55"/>
    <w:multiLevelType w:val="hybridMultilevel"/>
    <w:tmpl w:val="A426B7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05310D1"/>
    <w:multiLevelType w:val="hybridMultilevel"/>
    <w:tmpl w:val="B4FC9B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4D33D4F"/>
    <w:multiLevelType w:val="multilevel"/>
    <w:tmpl w:val="8B76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F21968"/>
    <w:multiLevelType w:val="multilevel"/>
    <w:tmpl w:val="9D2E6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2408F5"/>
    <w:multiLevelType w:val="hybridMultilevel"/>
    <w:tmpl w:val="83A82A64"/>
    <w:lvl w:ilvl="0" w:tplc="041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7" w15:restartNumberingAfterBreak="0">
    <w:nsid w:val="6E7D0190"/>
    <w:multiLevelType w:val="hybridMultilevel"/>
    <w:tmpl w:val="DC6CACF0"/>
    <w:lvl w:ilvl="0" w:tplc="5732AF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1F63636"/>
    <w:multiLevelType w:val="hybridMultilevel"/>
    <w:tmpl w:val="7646C8E6"/>
    <w:lvl w:ilvl="0" w:tplc="041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9" w15:restartNumberingAfterBreak="0">
    <w:nsid w:val="75952D4A"/>
    <w:multiLevelType w:val="hybridMultilevel"/>
    <w:tmpl w:val="5ABC41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A124A8B"/>
    <w:multiLevelType w:val="hybridMultilevel"/>
    <w:tmpl w:val="8CA2A2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B750AEA"/>
    <w:multiLevelType w:val="hybridMultilevel"/>
    <w:tmpl w:val="3806B4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CBB5AF1"/>
    <w:multiLevelType w:val="hybridMultilevel"/>
    <w:tmpl w:val="FF10A2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D1B3CEA"/>
    <w:multiLevelType w:val="hybridMultilevel"/>
    <w:tmpl w:val="502ADA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0"/>
  </w:num>
  <w:num w:numId="3">
    <w:abstractNumId w:val="24"/>
  </w:num>
  <w:num w:numId="4">
    <w:abstractNumId w:val="32"/>
  </w:num>
  <w:num w:numId="5">
    <w:abstractNumId w:val="3"/>
  </w:num>
  <w:num w:numId="6">
    <w:abstractNumId w:val="39"/>
  </w:num>
  <w:num w:numId="7">
    <w:abstractNumId w:val="2"/>
  </w:num>
  <w:num w:numId="8">
    <w:abstractNumId w:val="7"/>
  </w:num>
  <w:num w:numId="9">
    <w:abstractNumId w:val="34"/>
  </w:num>
  <w:num w:numId="10">
    <w:abstractNumId w:val="29"/>
  </w:num>
  <w:num w:numId="11">
    <w:abstractNumId w:val="31"/>
  </w:num>
  <w:num w:numId="12">
    <w:abstractNumId w:val="15"/>
  </w:num>
  <w:num w:numId="13">
    <w:abstractNumId w:val="12"/>
  </w:num>
  <w:num w:numId="14">
    <w:abstractNumId w:val="14"/>
  </w:num>
  <w:num w:numId="15">
    <w:abstractNumId w:val="42"/>
  </w:num>
  <w:num w:numId="16">
    <w:abstractNumId w:val="40"/>
  </w:num>
  <w:num w:numId="17">
    <w:abstractNumId w:val="13"/>
  </w:num>
  <w:num w:numId="18">
    <w:abstractNumId w:val="20"/>
  </w:num>
  <w:num w:numId="19">
    <w:abstractNumId w:val="30"/>
  </w:num>
  <w:num w:numId="20">
    <w:abstractNumId w:val="25"/>
  </w:num>
  <w:num w:numId="21">
    <w:abstractNumId w:val="41"/>
  </w:num>
  <w:num w:numId="22">
    <w:abstractNumId w:val="27"/>
  </w:num>
  <w:num w:numId="23">
    <w:abstractNumId w:val="5"/>
  </w:num>
  <w:num w:numId="24">
    <w:abstractNumId w:val="23"/>
  </w:num>
  <w:num w:numId="25">
    <w:abstractNumId w:val="17"/>
  </w:num>
  <w:num w:numId="26">
    <w:abstractNumId w:val="37"/>
  </w:num>
  <w:num w:numId="27">
    <w:abstractNumId w:val="11"/>
  </w:num>
  <w:num w:numId="28">
    <w:abstractNumId w:val="22"/>
  </w:num>
  <w:num w:numId="29">
    <w:abstractNumId w:val="33"/>
  </w:num>
  <w:num w:numId="30">
    <w:abstractNumId w:val="26"/>
  </w:num>
  <w:num w:numId="31">
    <w:abstractNumId w:val="8"/>
  </w:num>
  <w:num w:numId="32">
    <w:abstractNumId w:val="43"/>
  </w:num>
  <w:num w:numId="33">
    <w:abstractNumId w:val="1"/>
  </w:num>
  <w:num w:numId="34">
    <w:abstractNumId w:val="0"/>
    <w:lvlOverride w:ilvl="0">
      <w:startOverride w:val="1"/>
    </w:lvlOverride>
  </w:num>
  <w:num w:numId="35">
    <w:abstractNumId w:val="21"/>
  </w:num>
  <w:num w:numId="36">
    <w:abstractNumId w:val="38"/>
  </w:num>
  <w:num w:numId="37">
    <w:abstractNumId w:val="36"/>
  </w:num>
  <w:num w:numId="38">
    <w:abstractNumId w:val="9"/>
  </w:num>
  <w:num w:numId="39">
    <w:abstractNumId w:val="16"/>
  </w:num>
  <w:num w:numId="40">
    <w:abstractNumId w:val="6"/>
  </w:num>
  <w:num w:numId="41">
    <w:abstractNumId w:val="28"/>
  </w:num>
  <w:num w:numId="42">
    <w:abstractNumId w:val="35"/>
  </w:num>
  <w:num w:numId="43">
    <w:abstractNumId w:val="4"/>
  </w:num>
  <w:num w:numId="44">
    <w:abstractNumId w:val="19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Hitech">
    <w15:presenceInfo w15:providerId="Windows Live" w15:userId="4d1df2ac6031dfbd"/>
  </w15:person>
  <w15:person w15:author="Artem Aleksandrov">
    <w15:presenceInfo w15:providerId="Windows Live" w15:userId="0dcb25975db9d2a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531"/>
    <w:rsid w:val="00013531"/>
    <w:rsid w:val="000244C5"/>
    <w:rsid w:val="0004220E"/>
    <w:rsid w:val="00072F96"/>
    <w:rsid w:val="000865A4"/>
    <w:rsid w:val="00095F3A"/>
    <w:rsid w:val="000B0C12"/>
    <w:rsid w:val="000B64A3"/>
    <w:rsid w:val="000B69BF"/>
    <w:rsid w:val="000C0998"/>
    <w:rsid w:val="000D1AA0"/>
    <w:rsid w:val="000E0C8F"/>
    <w:rsid w:val="00114EC6"/>
    <w:rsid w:val="00115119"/>
    <w:rsid w:val="00124728"/>
    <w:rsid w:val="00126DB5"/>
    <w:rsid w:val="00134D28"/>
    <w:rsid w:val="00142B01"/>
    <w:rsid w:val="00147CB7"/>
    <w:rsid w:val="00174505"/>
    <w:rsid w:val="001834A2"/>
    <w:rsid w:val="0018413A"/>
    <w:rsid w:val="00184568"/>
    <w:rsid w:val="00190B2F"/>
    <w:rsid w:val="00190BD3"/>
    <w:rsid w:val="001A2372"/>
    <w:rsid w:val="001B4D4F"/>
    <w:rsid w:val="001C56CC"/>
    <w:rsid w:val="001F3524"/>
    <w:rsid w:val="001F7B64"/>
    <w:rsid w:val="00206DEE"/>
    <w:rsid w:val="0027370C"/>
    <w:rsid w:val="00274F79"/>
    <w:rsid w:val="00282C4E"/>
    <w:rsid w:val="00293191"/>
    <w:rsid w:val="002A463B"/>
    <w:rsid w:val="002B6CB5"/>
    <w:rsid w:val="002C59AB"/>
    <w:rsid w:val="002E1288"/>
    <w:rsid w:val="002E2EF8"/>
    <w:rsid w:val="003342E3"/>
    <w:rsid w:val="00335B9A"/>
    <w:rsid w:val="00345327"/>
    <w:rsid w:val="003A3B3D"/>
    <w:rsid w:val="003A54DC"/>
    <w:rsid w:val="003A6294"/>
    <w:rsid w:val="003B1FA5"/>
    <w:rsid w:val="003B619E"/>
    <w:rsid w:val="003C0B59"/>
    <w:rsid w:val="003C34E3"/>
    <w:rsid w:val="003E3C66"/>
    <w:rsid w:val="00415BE4"/>
    <w:rsid w:val="0043643C"/>
    <w:rsid w:val="004434F9"/>
    <w:rsid w:val="004634F7"/>
    <w:rsid w:val="004644D9"/>
    <w:rsid w:val="004E7314"/>
    <w:rsid w:val="005070A1"/>
    <w:rsid w:val="005152AD"/>
    <w:rsid w:val="0053745C"/>
    <w:rsid w:val="005427CA"/>
    <w:rsid w:val="005560D6"/>
    <w:rsid w:val="00567A42"/>
    <w:rsid w:val="00575BAA"/>
    <w:rsid w:val="00580FC3"/>
    <w:rsid w:val="005A2579"/>
    <w:rsid w:val="005C554A"/>
    <w:rsid w:val="005C6B49"/>
    <w:rsid w:val="005C6CDD"/>
    <w:rsid w:val="005D3C2F"/>
    <w:rsid w:val="005E003C"/>
    <w:rsid w:val="005E343D"/>
    <w:rsid w:val="005F2C19"/>
    <w:rsid w:val="00607FE5"/>
    <w:rsid w:val="006222AC"/>
    <w:rsid w:val="00632992"/>
    <w:rsid w:val="0064081C"/>
    <w:rsid w:val="00647D70"/>
    <w:rsid w:val="00650CC3"/>
    <w:rsid w:val="006512DC"/>
    <w:rsid w:val="00657DE7"/>
    <w:rsid w:val="00662407"/>
    <w:rsid w:val="006646C5"/>
    <w:rsid w:val="00670E8E"/>
    <w:rsid w:val="00691F1D"/>
    <w:rsid w:val="006A1B76"/>
    <w:rsid w:val="006C5399"/>
    <w:rsid w:val="006D4CFA"/>
    <w:rsid w:val="006F4CA6"/>
    <w:rsid w:val="006F552A"/>
    <w:rsid w:val="0072084D"/>
    <w:rsid w:val="00737FB0"/>
    <w:rsid w:val="0074164C"/>
    <w:rsid w:val="0076456B"/>
    <w:rsid w:val="00774666"/>
    <w:rsid w:val="00783DD3"/>
    <w:rsid w:val="00790396"/>
    <w:rsid w:val="007A2C7F"/>
    <w:rsid w:val="007A6E6D"/>
    <w:rsid w:val="007B6659"/>
    <w:rsid w:val="007C5464"/>
    <w:rsid w:val="007E02DE"/>
    <w:rsid w:val="00805F04"/>
    <w:rsid w:val="008148A9"/>
    <w:rsid w:val="00814959"/>
    <w:rsid w:val="00816038"/>
    <w:rsid w:val="00817BC0"/>
    <w:rsid w:val="00824446"/>
    <w:rsid w:val="008319C6"/>
    <w:rsid w:val="00833D9B"/>
    <w:rsid w:val="00843141"/>
    <w:rsid w:val="008443A4"/>
    <w:rsid w:val="008501E6"/>
    <w:rsid w:val="008542F2"/>
    <w:rsid w:val="00870E69"/>
    <w:rsid w:val="008720D9"/>
    <w:rsid w:val="008815AC"/>
    <w:rsid w:val="008A264A"/>
    <w:rsid w:val="008C2D75"/>
    <w:rsid w:val="008D6CE2"/>
    <w:rsid w:val="008E09D7"/>
    <w:rsid w:val="008F34DA"/>
    <w:rsid w:val="008F4130"/>
    <w:rsid w:val="00914B71"/>
    <w:rsid w:val="00923DC7"/>
    <w:rsid w:val="00950202"/>
    <w:rsid w:val="00962055"/>
    <w:rsid w:val="00995477"/>
    <w:rsid w:val="009A2EA4"/>
    <w:rsid w:val="009A4CE3"/>
    <w:rsid w:val="009B34B5"/>
    <w:rsid w:val="00A23A3C"/>
    <w:rsid w:val="00A57702"/>
    <w:rsid w:val="00A704DF"/>
    <w:rsid w:val="00A76140"/>
    <w:rsid w:val="00A8265F"/>
    <w:rsid w:val="00A87D7F"/>
    <w:rsid w:val="00AD114E"/>
    <w:rsid w:val="00AD556B"/>
    <w:rsid w:val="00AD5C16"/>
    <w:rsid w:val="00AE2241"/>
    <w:rsid w:val="00B060A2"/>
    <w:rsid w:val="00B11A66"/>
    <w:rsid w:val="00B135E9"/>
    <w:rsid w:val="00B15295"/>
    <w:rsid w:val="00B310DD"/>
    <w:rsid w:val="00B527B2"/>
    <w:rsid w:val="00B54735"/>
    <w:rsid w:val="00B57446"/>
    <w:rsid w:val="00B60A91"/>
    <w:rsid w:val="00B6338E"/>
    <w:rsid w:val="00B67B56"/>
    <w:rsid w:val="00B743F2"/>
    <w:rsid w:val="00B83335"/>
    <w:rsid w:val="00B95489"/>
    <w:rsid w:val="00BB1850"/>
    <w:rsid w:val="00BF0E6D"/>
    <w:rsid w:val="00C665B2"/>
    <w:rsid w:val="00C77775"/>
    <w:rsid w:val="00CB2B63"/>
    <w:rsid w:val="00CB489E"/>
    <w:rsid w:val="00CB62A3"/>
    <w:rsid w:val="00CD3A98"/>
    <w:rsid w:val="00CD4B0B"/>
    <w:rsid w:val="00CD5BF9"/>
    <w:rsid w:val="00CE7BE2"/>
    <w:rsid w:val="00D07A3A"/>
    <w:rsid w:val="00D24B59"/>
    <w:rsid w:val="00D36E0A"/>
    <w:rsid w:val="00D36E31"/>
    <w:rsid w:val="00D543E7"/>
    <w:rsid w:val="00D617F4"/>
    <w:rsid w:val="00D61B29"/>
    <w:rsid w:val="00D70A78"/>
    <w:rsid w:val="00D80EDB"/>
    <w:rsid w:val="00D812C7"/>
    <w:rsid w:val="00DA5994"/>
    <w:rsid w:val="00DB1AC5"/>
    <w:rsid w:val="00DB47DF"/>
    <w:rsid w:val="00DB6646"/>
    <w:rsid w:val="00DC07F8"/>
    <w:rsid w:val="00DC1C54"/>
    <w:rsid w:val="00DC2151"/>
    <w:rsid w:val="00DD60C6"/>
    <w:rsid w:val="00DF2C32"/>
    <w:rsid w:val="00E379CE"/>
    <w:rsid w:val="00E4107C"/>
    <w:rsid w:val="00E43F8C"/>
    <w:rsid w:val="00E470E1"/>
    <w:rsid w:val="00E53FBF"/>
    <w:rsid w:val="00E61540"/>
    <w:rsid w:val="00E736D9"/>
    <w:rsid w:val="00E75431"/>
    <w:rsid w:val="00EA29F8"/>
    <w:rsid w:val="00EB5F03"/>
    <w:rsid w:val="00EE0E74"/>
    <w:rsid w:val="00EF517E"/>
    <w:rsid w:val="00F04024"/>
    <w:rsid w:val="00F152E7"/>
    <w:rsid w:val="00F215AA"/>
    <w:rsid w:val="00F25940"/>
    <w:rsid w:val="00F33594"/>
    <w:rsid w:val="00F40167"/>
    <w:rsid w:val="00F44847"/>
    <w:rsid w:val="00F65971"/>
    <w:rsid w:val="00F82D8C"/>
    <w:rsid w:val="00FB2C3C"/>
    <w:rsid w:val="00FD721E"/>
    <w:rsid w:val="00FE07A2"/>
    <w:rsid w:val="00FF27D4"/>
    <w:rsid w:val="00FF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0CAD01"/>
  <w15:chartTrackingRefBased/>
  <w15:docId w15:val="{D18DB920-2C3F-40AD-A5A4-17276066A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C07F8"/>
  </w:style>
  <w:style w:type="paragraph" w:styleId="1">
    <w:name w:val="heading 1"/>
    <w:basedOn w:val="a0"/>
    <w:next w:val="a0"/>
    <w:link w:val="10"/>
    <w:uiPriority w:val="9"/>
    <w:qFormat/>
    <w:rsid w:val="00950202"/>
    <w:pPr>
      <w:keepNext/>
      <w:keepLines/>
      <w:spacing w:before="240" w:after="0" w:line="48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5D3C2F"/>
    <w:pPr>
      <w:keepNext/>
      <w:keepLines/>
      <w:spacing w:before="40" w:after="0" w:line="48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3B1FA5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950202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5D3C2F"/>
    <w:rPr>
      <w:rFonts w:ascii="Times New Roman" w:eastAsiaTheme="majorEastAsia" w:hAnsi="Times New Roman" w:cstheme="majorBidi"/>
      <w:b/>
      <w:sz w:val="28"/>
      <w:szCs w:val="26"/>
    </w:rPr>
  </w:style>
  <w:style w:type="paragraph" w:styleId="a5">
    <w:name w:val="TOC Heading"/>
    <w:basedOn w:val="1"/>
    <w:next w:val="a0"/>
    <w:uiPriority w:val="39"/>
    <w:unhideWhenUsed/>
    <w:qFormat/>
    <w:rsid w:val="005D3C2F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5D3C2F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5D3C2F"/>
    <w:pPr>
      <w:spacing w:after="100"/>
      <w:ind w:left="220"/>
    </w:pPr>
  </w:style>
  <w:style w:type="character" w:styleId="a6">
    <w:name w:val="Hyperlink"/>
    <w:basedOn w:val="a1"/>
    <w:uiPriority w:val="99"/>
    <w:unhideWhenUsed/>
    <w:rsid w:val="005D3C2F"/>
    <w:rPr>
      <w:color w:val="0563C1" w:themeColor="hyperlink"/>
      <w:u w:val="single"/>
    </w:rPr>
  </w:style>
  <w:style w:type="paragraph" w:styleId="a7">
    <w:name w:val="header"/>
    <w:basedOn w:val="a0"/>
    <w:link w:val="a8"/>
    <w:uiPriority w:val="99"/>
    <w:unhideWhenUsed/>
    <w:rsid w:val="002737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27370C"/>
  </w:style>
  <w:style w:type="paragraph" w:styleId="a9">
    <w:name w:val="footer"/>
    <w:basedOn w:val="a0"/>
    <w:link w:val="aa"/>
    <w:uiPriority w:val="99"/>
    <w:unhideWhenUsed/>
    <w:rsid w:val="002737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27370C"/>
  </w:style>
  <w:style w:type="paragraph" w:styleId="ab">
    <w:name w:val="Title"/>
    <w:basedOn w:val="a0"/>
    <w:next w:val="a0"/>
    <w:link w:val="ac"/>
    <w:uiPriority w:val="10"/>
    <w:qFormat/>
    <w:rsid w:val="00691F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1"/>
    <w:link w:val="ab"/>
    <w:uiPriority w:val="10"/>
    <w:rsid w:val="00691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caption"/>
    <w:basedOn w:val="a0"/>
    <w:next w:val="a0"/>
    <w:uiPriority w:val="35"/>
    <w:unhideWhenUsed/>
    <w:qFormat/>
    <w:rsid w:val="005C6CD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e">
    <w:name w:val="FollowedHyperlink"/>
    <w:basedOn w:val="a1"/>
    <w:uiPriority w:val="99"/>
    <w:semiHidden/>
    <w:unhideWhenUsed/>
    <w:rsid w:val="00D07A3A"/>
    <w:rPr>
      <w:color w:val="954F72" w:themeColor="followedHyperlink"/>
      <w:u w:val="single"/>
    </w:rPr>
  </w:style>
  <w:style w:type="paragraph" w:styleId="af">
    <w:name w:val="No Spacing"/>
    <w:uiPriority w:val="1"/>
    <w:qFormat/>
    <w:rsid w:val="00783DD3"/>
    <w:pPr>
      <w:spacing w:after="0" w:line="240" w:lineRule="auto"/>
    </w:pPr>
  </w:style>
  <w:style w:type="paragraph" w:styleId="af0">
    <w:name w:val="List Bullet"/>
    <w:basedOn w:val="a0"/>
    <w:uiPriority w:val="99"/>
    <w:unhideWhenUsed/>
    <w:rsid w:val="00814959"/>
    <w:pPr>
      <w:spacing w:after="200" w:line="276" w:lineRule="auto"/>
      <w:contextualSpacing/>
    </w:pPr>
    <w:rPr>
      <w:rFonts w:eastAsiaTheme="minorEastAsia"/>
      <w:lang w:val="en-US"/>
    </w:rPr>
  </w:style>
  <w:style w:type="paragraph" w:styleId="a">
    <w:name w:val="List Number"/>
    <w:basedOn w:val="a0"/>
    <w:uiPriority w:val="99"/>
    <w:semiHidden/>
    <w:unhideWhenUsed/>
    <w:rsid w:val="00814959"/>
    <w:pPr>
      <w:numPr>
        <w:numId w:val="34"/>
      </w:numPr>
      <w:spacing w:after="200" w:line="276" w:lineRule="auto"/>
      <w:contextualSpacing/>
    </w:pPr>
    <w:rPr>
      <w:rFonts w:eastAsiaTheme="minorEastAsia"/>
      <w:lang w:val="en-US"/>
    </w:rPr>
  </w:style>
  <w:style w:type="character" w:styleId="af1">
    <w:name w:val="annotation reference"/>
    <w:basedOn w:val="a1"/>
    <w:uiPriority w:val="99"/>
    <w:semiHidden/>
    <w:unhideWhenUsed/>
    <w:rsid w:val="0043643C"/>
    <w:rPr>
      <w:sz w:val="16"/>
      <w:szCs w:val="16"/>
    </w:rPr>
  </w:style>
  <w:style w:type="paragraph" w:styleId="af2">
    <w:name w:val="annotation text"/>
    <w:basedOn w:val="a0"/>
    <w:link w:val="af3"/>
    <w:uiPriority w:val="99"/>
    <w:unhideWhenUsed/>
    <w:rsid w:val="0043643C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1"/>
    <w:link w:val="af2"/>
    <w:uiPriority w:val="99"/>
    <w:rsid w:val="0043643C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43643C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43643C"/>
    <w:rPr>
      <w:b/>
      <w:bCs/>
      <w:sz w:val="20"/>
      <w:szCs w:val="20"/>
    </w:rPr>
  </w:style>
  <w:style w:type="paragraph" w:styleId="af6">
    <w:name w:val="Revision"/>
    <w:hidden/>
    <w:uiPriority w:val="99"/>
    <w:semiHidden/>
    <w:rsid w:val="001A2372"/>
    <w:pPr>
      <w:spacing w:after="0" w:line="240" w:lineRule="auto"/>
    </w:pPr>
  </w:style>
  <w:style w:type="paragraph" w:styleId="af7">
    <w:name w:val="Balloon Text"/>
    <w:basedOn w:val="a0"/>
    <w:link w:val="af8"/>
    <w:uiPriority w:val="99"/>
    <w:semiHidden/>
    <w:unhideWhenUsed/>
    <w:rsid w:val="001B4D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1B4D4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5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9189C1-2575-4880-9022-2C2591BC3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12762</Words>
  <Characters>72747</Characters>
  <Application>Microsoft Office Word</Application>
  <DocSecurity>0</DocSecurity>
  <Lines>606</Lines>
  <Paragraphs>170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Kab-31-13</dc:creator>
  <cp:keywords/>
  <dc:description/>
  <cp:lastModifiedBy>Hitech</cp:lastModifiedBy>
  <cp:revision>2</cp:revision>
  <dcterms:created xsi:type="dcterms:W3CDTF">2025-06-20T18:51:00Z</dcterms:created>
  <dcterms:modified xsi:type="dcterms:W3CDTF">2025-06-20T18:51:00Z</dcterms:modified>
</cp:coreProperties>
</file>